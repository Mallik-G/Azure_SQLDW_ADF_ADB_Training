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A74A4" w14:textId="77777777" w:rsidR="00345595" w:rsidRDefault="00345595">
      <w:pPr>
        <w:spacing w:after="0"/>
      </w:pPr>
      <w:bookmarkStart w:id="0" w:name="_Toc298163358"/>
    </w:p>
    <w:p w14:paraId="2BC993F7" w14:textId="77777777" w:rsidR="00345595" w:rsidRDefault="00345595">
      <w:pPr>
        <w:spacing w:after="0"/>
      </w:pPr>
    </w:p>
    <w:p w14:paraId="6F3E4325" w14:textId="77777777" w:rsidR="00345595" w:rsidRDefault="00345595">
      <w:pPr>
        <w:spacing w:after="0"/>
      </w:pPr>
    </w:p>
    <w:p w14:paraId="42A2C92B" w14:textId="77777777" w:rsidR="00345595" w:rsidRDefault="00345595">
      <w:pPr>
        <w:spacing w:after="0"/>
      </w:pPr>
    </w:p>
    <w:p w14:paraId="7A0C51A8" w14:textId="77777777" w:rsidR="00345595" w:rsidRDefault="00345595">
      <w:pPr>
        <w:spacing w:after="0"/>
      </w:pPr>
    </w:p>
    <w:p w14:paraId="45A58E78" w14:textId="77777777" w:rsidR="00345595" w:rsidRDefault="00345595">
      <w:pPr>
        <w:spacing w:after="0"/>
      </w:pPr>
    </w:p>
    <w:p w14:paraId="7B5775EB" w14:textId="77777777" w:rsidR="00345595" w:rsidRDefault="00345595">
      <w:pPr>
        <w:spacing w:after="0"/>
      </w:pPr>
    </w:p>
    <w:p w14:paraId="6553C0E3" w14:textId="77777777" w:rsidR="00345595" w:rsidRDefault="00345595">
      <w:pPr>
        <w:spacing w:after="0"/>
      </w:pPr>
    </w:p>
    <w:p w14:paraId="591BC2DE" w14:textId="77777777" w:rsidR="00345595" w:rsidRDefault="00345595">
      <w:pPr>
        <w:spacing w:after="0"/>
      </w:pPr>
    </w:p>
    <w:p w14:paraId="190FA8E6" w14:textId="77777777" w:rsidR="00345595" w:rsidRDefault="00345595">
      <w:pPr>
        <w:spacing w:after="0"/>
      </w:pPr>
    </w:p>
    <w:p w14:paraId="08CF48C3" w14:textId="77777777" w:rsidR="00345595" w:rsidRDefault="00345595">
      <w:pPr>
        <w:spacing w:after="0"/>
      </w:pPr>
    </w:p>
    <w:p w14:paraId="13272614" w14:textId="77777777" w:rsidR="00345595" w:rsidRDefault="00345595">
      <w:pPr>
        <w:spacing w:after="0"/>
      </w:pPr>
    </w:p>
    <w:p w14:paraId="5FEC7A72" w14:textId="77777777" w:rsidR="00345595" w:rsidRDefault="00345595">
      <w:pPr>
        <w:spacing w:after="0"/>
      </w:pPr>
    </w:p>
    <w:p w14:paraId="0E225590" w14:textId="77777777" w:rsidR="00345595" w:rsidRDefault="00345595">
      <w:pPr>
        <w:spacing w:after="0"/>
      </w:pPr>
    </w:p>
    <w:p w14:paraId="5639293D" w14:textId="77777777" w:rsidR="00FD5AE9" w:rsidRPr="00DC0E12" w:rsidRDefault="00B1052E" w:rsidP="00FD5AE9">
      <w:pPr>
        <w:spacing w:after="0"/>
        <w:jc w:val="center"/>
        <w:rPr>
          <w:rFonts w:ascii="Segoe UI" w:hAnsi="Segoe UI" w:cs="Segoe UI"/>
          <w:sz w:val="48"/>
        </w:rPr>
      </w:pPr>
      <w:r>
        <w:rPr>
          <w:rFonts w:ascii="Segoe UI" w:hAnsi="Segoe UI" w:cs="Segoe UI"/>
          <w:sz w:val="48"/>
        </w:rPr>
        <w:t>Query Performance Tuning</w:t>
      </w:r>
    </w:p>
    <w:p w14:paraId="69EFDE47" w14:textId="77777777" w:rsidR="00345595" w:rsidRDefault="00345595" w:rsidP="00B1052E">
      <w:pPr>
        <w:spacing w:after="0"/>
      </w:pPr>
    </w:p>
    <w:p w14:paraId="322F30D2" w14:textId="77777777" w:rsidR="00B1052E" w:rsidRDefault="00B1052E" w:rsidP="00B1052E">
      <w:pPr>
        <w:spacing w:after="0"/>
      </w:pPr>
    </w:p>
    <w:p w14:paraId="5770B8C3" w14:textId="77777777" w:rsidR="00345595" w:rsidRDefault="00345595" w:rsidP="00B1052E">
      <w:pPr>
        <w:spacing w:after="0"/>
      </w:pPr>
    </w:p>
    <w:p w14:paraId="1A6CEDD4" w14:textId="77777777" w:rsidR="00345595" w:rsidRDefault="00345595" w:rsidP="00B1052E">
      <w:pPr>
        <w:spacing w:after="0"/>
      </w:pPr>
    </w:p>
    <w:p w14:paraId="5FECA173" w14:textId="77777777" w:rsidR="00345595" w:rsidRDefault="00345595" w:rsidP="00B1052E">
      <w:pPr>
        <w:spacing w:after="0"/>
      </w:pPr>
    </w:p>
    <w:p w14:paraId="13FAA4E7" w14:textId="77777777" w:rsidR="00B1052E" w:rsidRDefault="00B1052E" w:rsidP="00B1052E">
      <w:pPr>
        <w:tabs>
          <w:tab w:val="left" w:pos="5310"/>
        </w:tabs>
        <w:spacing w:after="0"/>
        <w:ind w:left="4320"/>
      </w:pPr>
      <w:r>
        <w:t>Author:</w:t>
      </w:r>
      <w:r>
        <w:tab/>
        <w:t>Serdar Altug</w:t>
      </w:r>
      <w:r w:rsidR="00345595">
        <w:t xml:space="preserve"> (</w:t>
      </w:r>
      <w:hyperlink r:id="rId14" w:history="1">
        <w:r w:rsidRPr="00B1052E">
          <w:t>saltug@microsoft.com</w:t>
        </w:r>
      </w:hyperlink>
      <w:r>
        <w:t>)</w:t>
      </w:r>
    </w:p>
    <w:p w14:paraId="1194E985" w14:textId="77777777" w:rsidR="00345595" w:rsidRDefault="00B1052E" w:rsidP="00B1052E">
      <w:pPr>
        <w:tabs>
          <w:tab w:val="left" w:pos="5310"/>
        </w:tabs>
        <w:spacing w:after="0"/>
        <w:ind w:left="4320"/>
      </w:pPr>
      <w:r>
        <w:tab/>
        <w:t>Embedded Escalation Engineer</w:t>
      </w:r>
    </w:p>
    <w:p w14:paraId="18CF3E41" w14:textId="77777777" w:rsidR="0043569A" w:rsidRDefault="0043569A" w:rsidP="00B1052E">
      <w:pPr>
        <w:tabs>
          <w:tab w:val="left" w:pos="5310"/>
        </w:tabs>
        <w:spacing w:after="0"/>
        <w:ind w:left="4320"/>
      </w:pPr>
      <w:r>
        <w:tab/>
      </w:r>
    </w:p>
    <w:p w14:paraId="6193FA29" w14:textId="77777777" w:rsidR="0043569A" w:rsidRDefault="0043569A" w:rsidP="00B1052E">
      <w:pPr>
        <w:tabs>
          <w:tab w:val="left" w:pos="5310"/>
        </w:tabs>
        <w:spacing w:after="0"/>
        <w:ind w:left="4320"/>
      </w:pPr>
      <w:r>
        <w:tab/>
        <w:t>Nick Salch (</w:t>
      </w:r>
      <w:r w:rsidRPr="0043569A">
        <w:t>nicksalc@microsoft.com</w:t>
      </w:r>
      <w:r>
        <w:t>)</w:t>
      </w:r>
    </w:p>
    <w:p w14:paraId="04F0D9BB" w14:textId="77777777" w:rsidR="0043569A" w:rsidRDefault="0043569A" w:rsidP="00B1052E">
      <w:pPr>
        <w:tabs>
          <w:tab w:val="left" w:pos="5310"/>
        </w:tabs>
        <w:spacing w:after="0"/>
        <w:ind w:left="4320"/>
      </w:pPr>
      <w:r>
        <w:tab/>
        <w:t>Support Escalation Engineer</w:t>
      </w:r>
    </w:p>
    <w:p w14:paraId="26DD7E74" w14:textId="77777777" w:rsidR="001D2C17" w:rsidRDefault="001D2C17" w:rsidP="00B1052E">
      <w:pPr>
        <w:tabs>
          <w:tab w:val="left" w:pos="5310"/>
        </w:tabs>
        <w:spacing w:after="0"/>
        <w:ind w:left="4320"/>
      </w:pPr>
    </w:p>
    <w:p w14:paraId="1A48DF5E" w14:textId="77777777" w:rsidR="00345595" w:rsidRDefault="00B1052E" w:rsidP="00B1052E">
      <w:pPr>
        <w:tabs>
          <w:tab w:val="left" w:pos="5310"/>
        </w:tabs>
        <w:spacing w:after="0"/>
        <w:ind w:left="4320"/>
      </w:pPr>
      <w:r>
        <w:t>Date:</w:t>
      </w:r>
      <w:r>
        <w:tab/>
        <w:t>April</w:t>
      </w:r>
      <w:r w:rsidR="00EE0413">
        <w:t xml:space="preserve"> </w:t>
      </w:r>
      <w:r w:rsidR="00855054">
        <w:t>2017</w:t>
      </w:r>
    </w:p>
    <w:p w14:paraId="78ADC79A" w14:textId="77777777" w:rsidR="00B1052E" w:rsidRDefault="00B1052E" w:rsidP="00B1052E">
      <w:pPr>
        <w:spacing w:after="0"/>
      </w:pPr>
    </w:p>
    <w:p w14:paraId="3DCF5076" w14:textId="77777777" w:rsidR="00B1052E" w:rsidRDefault="00B1052E">
      <w:pPr>
        <w:spacing w:after="0"/>
      </w:pPr>
    </w:p>
    <w:p w14:paraId="554E9FE6" w14:textId="77777777" w:rsidR="00B1052E" w:rsidRDefault="00B1052E">
      <w:pPr>
        <w:spacing w:after="0"/>
      </w:pPr>
      <w:r>
        <w:br w:type="page"/>
      </w:r>
    </w:p>
    <w:sdt>
      <w:sdtPr>
        <w:rPr>
          <w:rFonts w:ascii="Calibri" w:eastAsia="Calibri" w:hAnsi="Calibri" w:cs="Times New Roman"/>
          <w:color w:val="auto"/>
          <w:sz w:val="22"/>
          <w:szCs w:val="22"/>
        </w:rPr>
        <w:id w:val="-220601465"/>
        <w:docPartObj>
          <w:docPartGallery w:val="Table of Contents"/>
          <w:docPartUnique/>
        </w:docPartObj>
      </w:sdtPr>
      <w:sdtEndPr>
        <w:rPr>
          <w:b/>
          <w:bCs/>
          <w:noProof/>
        </w:rPr>
      </w:sdtEndPr>
      <w:sdtContent>
        <w:p w14:paraId="44591D03" w14:textId="77777777" w:rsidR="000970F1" w:rsidRDefault="000970F1">
          <w:pPr>
            <w:pStyle w:val="TOCHeading"/>
          </w:pPr>
          <w:r>
            <w:t>Table of Contents</w:t>
          </w:r>
        </w:p>
        <w:p w14:paraId="31B12BF1" w14:textId="3B29FE36" w:rsidR="0047603F" w:rsidRDefault="000970F1">
          <w:pPr>
            <w:pStyle w:val="TOC2"/>
            <w:rPr>
              <w:rFonts w:eastAsiaTheme="minorEastAsia" w:cstheme="minorBidi"/>
              <w:sz w:val="22"/>
              <w:szCs w:val="22"/>
            </w:rPr>
          </w:pPr>
          <w:r>
            <w:fldChar w:fldCharType="begin"/>
          </w:r>
          <w:r>
            <w:instrText xml:space="preserve"> TOC \o "1-3" \h \z \u </w:instrText>
          </w:r>
          <w:r>
            <w:fldChar w:fldCharType="separate"/>
          </w:r>
          <w:hyperlink w:anchor="_Toc482195554" w:history="1">
            <w:r w:rsidR="0047603F" w:rsidRPr="004C1B72">
              <w:rPr>
                <w:rStyle w:val="Hyperlink"/>
              </w:rPr>
              <w:t>Summary</w:t>
            </w:r>
            <w:r w:rsidR="0047603F">
              <w:rPr>
                <w:webHidden/>
              </w:rPr>
              <w:tab/>
            </w:r>
            <w:r w:rsidR="0047603F">
              <w:rPr>
                <w:webHidden/>
              </w:rPr>
              <w:fldChar w:fldCharType="begin"/>
            </w:r>
            <w:r w:rsidR="0047603F">
              <w:rPr>
                <w:webHidden/>
              </w:rPr>
              <w:instrText xml:space="preserve"> PAGEREF _Toc482195554 \h </w:instrText>
            </w:r>
            <w:r w:rsidR="0047603F">
              <w:rPr>
                <w:webHidden/>
              </w:rPr>
            </w:r>
            <w:r w:rsidR="0047603F">
              <w:rPr>
                <w:webHidden/>
              </w:rPr>
              <w:fldChar w:fldCharType="separate"/>
            </w:r>
            <w:r w:rsidR="0047603F">
              <w:rPr>
                <w:webHidden/>
              </w:rPr>
              <w:t>3</w:t>
            </w:r>
            <w:r w:rsidR="0047603F">
              <w:rPr>
                <w:webHidden/>
              </w:rPr>
              <w:fldChar w:fldCharType="end"/>
            </w:r>
          </w:hyperlink>
        </w:p>
        <w:p w14:paraId="74EF9A0F" w14:textId="6E4FE10D" w:rsidR="0047603F" w:rsidRDefault="00FD3D13">
          <w:pPr>
            <w:pStyle w:val="TOC2"/>
            <w:rPr>
              <w:rFonts w:eastAsiaTheme="minorEastAsia" w:cstheme="minorBidi"/>
              <w:sz w:val="22"/>
              <w:szCs w:val="22"/>
            </w:rPr>
          </w:pPr>
          <w:hyperlink w:anchor="_Toc482195555" w:history="1">
            <w:r w:rsidR="0047603F" w:rsidRPr="004C1B72">
              <w:rPr>
                <w:rStyle w:val="Hyperlink"/>
                <w:rFonts w:eastAsia="Calibri"/>
              </w:rPr>
              <w:t>Pre-requisites: What you need to get started</w:t>
            </w:r>
            <w:r w:rsidR="0047603F">
              <w:rPr>
                <w:webHidden/>
              </w:rPr>
              <w:tab/>
            </w:r>
            <w:r w:rsidR="0047603F">
              <w:rPr>
                <w:webHidden/>
              </w:rPr>
              <w:fldChar w:fldCharType="begin"/>
            </w:r>
            <w:r w:rsidR="0047603F">
              <w:rPr>
                <w:webHidden/>
              </w:rPr>
              <w:instrText xml:space="preserve"> PAGEREF _Toc482195555 \h </w:instrText>
            </w:r>
            <w:r w:rsidR="0047603F">
              <w:rPr>
                <w:webHidden/>
              </w:rPr>
            </w:r>
            <w:r w:rsidR="0047603F">
              <w:rPr>
                <w:webHidden/>
              </w:rPr>
              <w:fldChar w:fldCharType="separate"/>
            </w:r>
            <w:r w:rsidR="0047603F">
              <w:rPr>
                <w:webHidden/>
              </w:rPr>
              <w:t>6</w:t>
            </w:r>
            <w:r w:rsidR="0047603F">
              <w:rPr>
                <w:webHidden/>
              </w:rPr>
              <w:fldChar w:fldCharType="end"/>
            </w:r>
          </w:hyperlink>
        </w:p>
        <w:p w14:paraId="26F625AA" w14:textId="5FB7D9B8" w:rsidR="0047603F" w:rsidRDefault="00FD3D13">
          <w:pPr>
            <w:pStyle w:val="TOC2"/>
            <w:rPr>
              <w:rFonts w:eastAsiaTheme="minorEastAsia" w:cstheme="minorBidi"/>
              <w:sz w:val="22"/>
              <w:szCs w:val="22"/>
            </w:rPr>
          </w:pPr>
          <w:hyperlink w:anchor="_Toc482195556" w:history="1">
            <w:r w:rsidR="0047603F" w:rsidRPr="004C1B72">
              <w:rPr>
                <w:rStyle w:val="Hyperlink"/>
                <w:rFonts w:eastAsia="Calibri"/>
              </w:rPr>
              <w:t>Part 1: Queries running slowly</w:t>
            </w:r>
            <w:r w:rsidR="0047603F">
              <w:rPr>
                <w:webHidden/>
              </w:rPr>
              <w:tab/>
            </w:r>
            <w:r w:rsidR="0047603F">
              <w:rPr>
                <w:webHidden/>
              </w:rPr>
              <w:fldChar w:fldCharType="begin"/>
            </w:r>
            <w:r w:rsidR="0047603F">
              <w:rPr>
                <w:webHidden/>
              </w:rPr>
              <w:instrText xml:space="preserve"> PAGEREF _Toc482195556 \h </w:instrText>
            </w:r>
            <w:r w:rsidR="0047603F">
              <w:rPr>
                <w:webHidden/>
              </w:rPr>
            </w:r>
            <w:r w:rsidR="0047603F">
              <w:rPr>
                <w:webHidden/>
              </w:rPr>
              <w:fldChar w:fldCharType="separate"/>
            </w:r>
            <w:r w:rsidR="0047603F">
              <w:rPr>
                <w:webHidden/>
              </w:rPr>
              <w:t>8</w:t>
            </w:r>
            <w:r w:rsidR="0047603F">
              <w:rPr>
                <w:webHidden/>
              </w:rPr>
              <w:fldChar w:fldCharType="end"/>
            </w:r>
          </w:hyperlink>
        </w:p>
        <w:p w14:paraId="4C0FBA1B" w14:textId="321864C6" w:rsidR="0047603F" w:rsidRDefault="00FD3D13">
          <w:pPr>
            <w:pStyle w:val="TOC2"/>
            <w:rPr>
              <w:rFonts w:eastAsiaTheme="minorEastAsia" w:cstheme="minorBidi"/>
              <w:sz w:val="22"/>
              <w:szCs w:val="22"/>
            </w:rPr>
          </w:pPr>
          <w:hyperlink w:anchor="_Toc482195557" w:history="1">
            <w:r w:rsidR="0047603F" w:rsidRPr="004C1B72">
              <w:rPr>
                <w:rStyle w:val="Hyperlink"/>
                <w:rFonts w:eastAsia="Calibri"/>
              </w:rPr>
              <w:t>Part 2: Joins</w:t>
            </w:r>
            <w:r w:rsidR="0047603F">
              <w:rPr>
                <w:webHidden/>
              </w:rPr>
              <w:tab/>
            </w:r>
            <w:r w:rsidR="0047603F">
              <w:rPr>
                <w:webHidden/>
              </w:rPr>
              <w:fldChar w:fldCharType="begin"/>
            </w:r>
            <w:r w:rsidR="0047603F">
              <w:rPr>
                <w:webHidden/>
              </w:rPr>
              <w:instrText xml:space="preserve"> PAGEREF _Toc482195557 \h </w:instrText>
            </w:r>
            <w:r w:rsidR="0047603F">
              <w:rPr>
                <w:webHidden/>
              </w:rPr>
            </w:r>
            <w:r w:rsidR="0047603F">
              <w:rPr>
                <w:webHidden/>
              </w:rPr>
              <w:fldChar w:fldCharType="separate"/>
            </w:r>
            <w:r w:rsidR="0047603F">
              <w:rPr>
                <w:webHidden/>
              </w:rPr>
              <w:t>12</w:t>
            </w:r>
            <w:r w:rsidR="0047603F">
              <w:rPr>
                <w:webHidden/>
              </w:rPr>
              <w:fldChar w:fldCharType="end"/>
            </w:r>
          </w:hyperlink>
        </w:p>
        <w:p w14:paraId="1263855D" w14:textId="4E30193D" w:rsidR="0047603F" w:rsidRDefault="00FD3D13">
          <w:pPr>
            <w:pStyle w:val="TOC2"/>
            <w:rPr>
              <w:rFonts w:eastAsiaTheme="minorEastAsia" w:cstheme="minorBidi"/>
              <w:sz w:val="22"/>
              <w:szCs w:val="22"/>
            </w:rPr>
          </w:pPr>
          <w:hyperlink w:anchor="_Toc482195558" w:history="1">
            <w:r w:rsidR="0047603F" w:rsidRPr="004C1B72">
              <w:rPr>
                <w:rStyle w:val="Hyperlink"/>
                <w:rFonts w:eastAsia="Calibri"/>
              </w:rPr>
              <w:t>Part 3: Troubleshooting</w:t>
            </w:r>
            <w:r w:rsidR="0047603F">
              <w:rPr>
                <w:webHidden/>
              </w:rPr>
              <w:tab/>
            </w:r>
            <w:r w:rsidR="0047603F">
              <w:rPr>
                <w:webHidden/>
              </w:rPr>
              <w:fldChar w:fldCharType="begin"/>
            </w:r>
            <w:r w:rsidR="0047603F">
              <w:rPr>
                <w:webHidden/>
              </w:rPr>
              <w:instrText xml:space="preserve"> PAGEREF _Toc482195558 \h </w:instrText>
            </w:r>
            <w:r w:rsidR="0047603F">
              <w:rPr>
                <w:webHidden/>
              </w:rPr>
            </w:r>
            <w:r w:rsidR="0047603F">
              <w:rPr>
                <w:webHidden/>
              </w:rPr>
              <w:fldChar w:fldCharType="separate"/>
            </w:r>
            <w:r w:rsidR="0047603F">
              <w:rPr>
                <w:webHidden/>
              </w:rPr>
              <w:t>15</w:t>
            </w:r>
            <w:r w:rsidR="0047603F">
              <w:rPr>
                <w:webHidden/>
              </w:rPr>
              <w:fldChar w:fldCharType="end"/>
            </w:r>
          </w:hyperlink>
        </w:p>
        <w:p w14:paraId="0EFFF550" w14:textId="0A8C3EE3" w:rsidR="0047603F" w:rsidRDefault="00FD3D13">
          <w:pPr>
            <w:pStyle w:val="TOC2"/>
            <w:rPr>
              <w:rFonts w:eastAsiaTheme="minorEastAsia" w:cstheme="minorBidi"/>
              <w:sz w:val="22"/>
              <w:szCs w:val="22"/>
            </w:rPr>
          </w:pPr>
          <w:hyperlink w:anchor="_Toc482195559" w:history="1">
            <w:r w:rsidR="0047603F" w:rsidRPr="004C1B72">
              <w:rPr>
                <w:rStyle w:val="Hyperlink"/>
                <w:rFonts w:eastAsia="Calibri"/>
              </w:rPr>
              <w:t>Part 4: Query performance improvements</w:t>
            </w:r>
            <w:r w:rsidR="0047603F">
              <w:rPr>
                <w:webHidden/>
              </w:rPr>
              <w:tab/>
            </w:r>
            <w:r w:rsidR="0047603F">
              <w:rPr>
                <w:webHidden/>
              </w:rPr>
              <w:fldChar w:fldCharType="begin"/>
            </w:r>
            <w:r w:rsidR="0047603F">
              <w:rPr>
                <w:webHidden/>
              </w:rPr>
              <w:instrText xml:space="preserve"> PAGEREF _Toc482195559 \h </w:instrText>
            </w:r>
            <w:r w:rsidR="0047603F">
              <w:rPr>
                <w:webHidden/>
              </w:rPr>
            </w:r>
            <w:r w:rsidR="0047603F">
              <w:rPr>
                <w:webHidden/>
              </w:rPr>
              <w:fldChar w:fldCharType="separate"/>
            </w:r>
            <w:r w:rsidR="0047603F">
              <w:rPr>
                <w:webHidden/>
              </w:rPr>
              <w:t>18</w:t>
            </w:r>
            <w:r w:rsidR="0047603F">
              <w:rPr>
                <w:webHidden/>
              </w:rPr>
              <w:fldChar w:fldCharType="end"/>
            </w:r>
          </w:hyperlink>
        </w:p>
        <w:p w14:paraId="0C72BE34" w14:textId="093AA75F" w:rsidR="0047603F" w:rsidRDefault="00FD3D13">
          <w:pPr>
            <w:pStyle w:val="TOC2"/>
            <w:rPr>
              <w:rFonts w:eastAsiaTheme="minorEastAsia" w:cstheme="minorBidi"/>
              <w:sz w:val="22"/>
              <w:szCs w:val="22"/>
            </w:rPr>
          </w:pPr>
          <w:hyperlink w:anchor="_Toc482195560" w:history="1">
            <w:r w:rsidR="0047603F" w:rsidRPr="004C1B72">
              <w:rPr>
                <w:rStyle w:val="Hyperlink"/>
                <w:rFonts w:eastAsia="Calibri"/>
              </w:rPr>
              <w:t>Part 5: Query analysis</w:t>
            </w:r>
            <w:r w:rsidR="0047603F">
              <w:rPr>
                <w:webHidden/>
              </w:rPr>
              <w:tab/>
            </w:r>
            <w:r w:rsidR="0047603F">
              <w:rPr>
                <w:webHidden/>
              </w:rPr>
              <w:fldChar w:fldCharType="begin"/>
            </w:r>
            <w:r w:rsidR="0047603F">
              <w:rPr>
                <w:webHidden/>
              </w:rPr>
              <w:instrText xml:space="preserve"> PAGEREF _Toc482195560 \h </w:instrText>
            </w:r>
            <w:r w:rsidR="0047603F">
              <w:rPr>
                <w:webHidden/>
              </w:rPr>
            </w:r>
            <w:r w:rsidR="0047603F">
              <w:rPr>
                <w:webHidden/>
              </w:rPr>
              <w:fldChar w:fldCharType="separate"/>
            </w:r>
            <w:r w:rsidR="0047603F">
              <w:rPr>
                <w:webHidden/>
              </w:rPr>
              <w:t>20</w:t>
            </w:r>
            <w:r w:rsidR="0047603F">
              <w:rPr>
                <w:webHidden/>
              </w:rPr>
              <w:fldChar w:fldCharType="end"/>
            </w:r>
          </w:hyperlink>
        </w:p>
        <w:p w14:paraId="3A4BB5D8" w14:textId="50DFB860" w:rsidR="000970F1" w:rsidRDefault="000970F1">
          <w:r>
            <w:rPr>
              <w:b/>
              <w:bCs/>
              <w:noProof/>
            </w:rPr>
            <w:fldChar w:fldCharType="end"/>
          </w:r>
        </w:p>
      </w:sdtContent>
    </w:sdt>
    <w:p w14:paraId="058BFFFB" w14:textId="77777777" w:rsidR="000970F1" w:rsidRDefault="000970F1">
      <w:pPr>
        <w:spacing w:after="0"/>
      </w:pPr>
    </w:p>
    <w:p w14:paraId="66E7F1DC" w14:textId="77777777" w:rsidR="000970F1" w:rsidRDefault="000970F1">
      <w:pPr>
        <w:spacing w:after="0"/>
      </w:pPr>
    </w:p>
    <w:p w14:paraId="6B366F2B" w14:textId="77777777" w:rsidR="000970F1" w:rsidRDefault="000970F1">
      <w:pPr>
        <w:spacing w:after="0"/>
      </w:pPr>
      <w:r>
        <w:br w:type="page"/>
      </w:r>
    </w:p>
    <w:p w14:paraId="2253B431" w14:textId="77777777" w:rsidR="00210B48" w:rsidRDefault="00210B48" w:rsidP="000970F1">
      <w:pPr>
        <w:pStyle w:val="Heading2"/>
      </w:pPr>
      <w:bookmarkStart w:id="1" w:name="_Toc475433575"/>
      <w:bookmarkStart w:id="2" w:name="_Toc482195554"/>
      <w:bookmarkEnd w:id="0"/>
      <w:r>
        <w:lastRenderedPageBreak/>
        <w:t>Summary</w:t>
      </w:r>
      <w:bookmarkEnd w:id="1"/>
      <w:bookmarkEnd w:id="2"/>
    </w:p>
    <w:p w14:paraId="0034811D" w14:textId="77777777" w:rsidR="00C04C8D" w:rsidRDefault="00E01516" w:rsidP="00B1052E">
      <w:pPr>
        <w:spacing w:after="0"/>
      </w:pPr>
      <w:r w:rsidRPr="00E01516">
        <w:t>Over the course of this lab you will look for inefficiencies that are causing sub-optimal performance.</w:t>
      </w:r>
    </w:p>
    <w:p w14:paraId="7949E9AF" w14:textId="77777777" w:rsidR="009F00D0" w:rsidRDefault="00E01516" w:rsidP="00B1052E">
      <w:pPr>
        <w:spacing w:after="0"/>
      </w:pPr>
      <w:r w:rsidRPr="00E01516">
        <w:t>The tables in this lab use the TPCH database.</w:t>
      </w:r>
    </w:p>
    <w:p w14:paraId="2396C89A" w14:textId="77777777" w:rsidR="00E01516" w:rsidRDefault="00110F9C" w:rsidP="00B1052E">
      <w:pPr>
        <w:spacing w:after="0"/>
      </w:pPr>
      <w:r w:rsidRPr="00110F9C">
        <w:t xml:space="preserve">In each of the examples, there will be two </w:t>
      </w:r>
      <w:r>
        <w:t>versions of same query.</w:t>
      </w:r>
      <w:r w:rsidRPr="00110F9C">
        <w:t xml:space="preserve"> One that is running a poor performing scenario (denoted as slow) and one that is running a more optimal scenario (denoted fast). Your goal should be to study the slow scenario using the DMV queries and SSMS object explorer to decide what is wrong with the slow scenario. Once you feel you understand the issue in the ‘slow’ scenario, connect to the ‘fast’ version to verify your findings.</w:t>
      </w:r>
      <w:r>
        <w:t xml:space="preserve"> </w:t>
      </w:r>
    </w:p>
    <w:p w14:paraId="6A9A7EB4" w14:textId="77777777" w:rsidR="00110F9C" w:rsidRDefault="00110F9C" w:rsidP="00B1052E">
      <w:pPr>
        <w:spacing w:after="0"/>
      </w:pPr>
    </w:p>
    <w:p w14:paraId="43FBB986" w14:textId="77777777" w:rsidR="00E01516" w:rsidRDefault="00E01516" w:rsidP="00E01516">
      <w:pPr>
        <w:pStyle w:val="Heading5"/>
      </w:pPr>
      <w:r>
        <w:t>SQL DW Resources</w:t>
      </w:r>
    </w:p>
    <w:p w14:paraId="2B09265E" w14:textId="77777777" w:rsidR="00E01516" w:rsidRDefault="00E01516" w:rsidP="00E01516">
      <w:pPr>
        <w:spacing w:after="0"/>
      </w:pPr>
      <w:r>
        <w:t>These articles to help you solve the scenarios presented in this lab.</w:t>
      </w:r>
    </w:p>
    <w:p w14:paraId="1911B214" w14:textId="2320288B" w:rsidR="00E01516" w:rsidRPr="00D91B37" w:rsidRDefault="00E01516" w:rsidP="00651427">
      <w:pPr>
        <w:pStyle w:val="ListParagraph"/>
        <w:numPr>
          <w:ilvl w:val="0"/>
          <w:numId w:val="5"/>
        </w:numPr>
        <w:spacing w:after="0"/>
        <w:rPr>
          <w:ins w:id="3" w:author="Author"/>
          <w:rStyle w:val="Hyperlink"/>
          <w:color w:val="auto"/>
          <w:u w:val="none"/>
          <w:rPrChange w:id="4" w:author="Author">
            <w:rPr>
              <w:ins w:id="5" w:author="Author"/>
              <w:rStyle w:val="Hyperlink"/>
            </w:rPr>
          </w:rPrChange>
        </w:rPr>
      </w:pPr>
      <w:r>
        <w:t xml:space="preserve">Query investigation: </w:t>
      </w:r>
      <w:ins w:id="6" w:author="Author">
        <w:r w:rsidR="00D91B37">
          <w:fldChar w:fldCharType="begin"/>
        </w:r>
        <w:r w:rsidR="00D91B37">
          <w:instrText xml:space="preserve"> HYPERLINK "</w:instrText>
        </w:r>
      </w:ins>
      <w:r w:rsidR="00D91B37" w:rsidRPr="00D91B37">
        <w:rPr>
          <w:rPrChange w:id="7" w:author="Author">
            <w:rPr>
              <w:rStyle w:val="Hyperlink"/>
            </w:rPr>
          </w:rPrChange>
        </w:rPr>
        <w:instrText>https://azure.microsoft.com/en-us/documentation/articles/sql-data-warehouse-manage</w:instrText>
      </w:r>
      <w:ins w:id="8" w:author="Author">
        <w:r w:rsidR="00D91B37" w:rsidRPr="00D91B37">
          <w:rPr>
            <w:rPrChange w:id="9" w:author="Author">
              <w:rPr>
                <w:rStyle w:val="Hyperlink"/>
              </w:rPr>
            </w:rPrChange>
          </w:rPr>
          <w:instrText>-</w:instrText>
        </w:r>
      </w:ins>
      <w:r w:rsidR="00D91B37" w:rsidRPr="00D91B37">
        <w:rPr>
          <w:rPrChange w:id="10" w:author="Author">
            <w:rPr>
              <w:rStyle w:val="Hyperlink"/>
            </w:rPr>
          </w:rPrChange>
        </w:rPr>
        <w:instrText>monitor/</w:instrText>
      </w:r>
      <w:ins w:id="11" w:author="Author">
        <w:r w:rsidR="00D91B37">
          <w:instrText xml:space="preserve">" </w:instrText>
        </w:r>
        <w:r w:rsidR="00D91B37">
          <w:fldChar w:fldCharType="separate"/>
        </w:r>
      </w:ins>
      <w:r w:rsidR="00D91B37" w:rsidRPr="00D91B37">
        <w:rPr>
          <w:rStyle w:val="Hyperlink"/>
        </w:rPr>
        <w:t>https://azure.microsoft.com/en-us/documentation/articles/sql-data-warehouse-manage</w:t>
      </w:r>
      <w:ins w:id="12" w:author="Author">
        <w:r w:rsidR="00D91B37" w:rsidRPr="00D91B37">
          <w:rPr>
            <w:rStyle w:val="Hyperlink"/>
          </w:rPr>
          <w:t>-</w:t>
        </w:r>
      </w:ins>
      <w:r w:rsidR="00D91B37" w:rsidRPr="00D91B37">
        <w:rPr>
          <w:rStyle w:val="Hyperlink"/>
        </w:rPr>
        <w:t>monitor/</w:t>
      </w:r>
      <w:ins w:id="13" w:author="Author">
        <w:r w:rsidR="00D91B37">
          <w:fldChar w:fldCharType="end"/>
        </w:r>
        <w:r w:rsidR="00D91B37">
          <w:rPr>
            <w:rStyle w:val="Hyperlink"/>
          </w:rPr>
          <w:t xml:space="preserve">  </w:t>
        </w:r>
      </w:ins>
    </w:p>
    <w:p w14:paraId="692F85C3" w14:textId="5D363223" w:rsidR="00D91B37" w:rsidDel="00D91B37" w:rsidRDefault="00D91B37" w:rsidP="00651427">
      <w:pPr>
        <w:pStyle w:val="ListParagraph"/>
        <w:numPr>
          <w:ilvl w:val="0"/>
          <w:numId w:val="5"/>
        </w:numPr>
        <w:spacing w:after="0"/>
        <w:rPr>
          <w:del w:id="14" w:author="Author"/>
        </w:rPr>
      </w:pPr>
    </w:p>
    <w:p w14:paraId="56E95925" w14:textId="77777777" w:rsidR="00E01516" w:rsidRDefault="00E01516" w:rsidP="00651427">
      <w:pPr>
        <w:pStyle w:val="ListParagraph"/>
        <w:numPr>
          <w:ilvl w:val="0"/>
          <w:numId w:val="5"/>
        </w:numPr>
        <w:spacing w:after="0"/>
      </w:pPr>
      <w:r>
        <w:t xml:space="preserve">Best Practices: </w:t>
      </w:r>
      <w:hyperlink r:id="rId15" w:history="1">
        <w:r w:rsidRPr="006E1C40">
          <w:rPr>
            <w:rStyle w:val="Hyperlink"/>
          </w:rPr>
          <w:t>https://azure.microsoft.com/en-us/documentation/articles/sql-data-warehouse-best-practices/</w:t>
        </w:r>
      </w:hyperlink>
    </w:p>
    <w:p w14:paraId="510DBCE7" w14:textId="77777777" w:rsidR="00E01516" w:rsidRDefault="00E01516" w:rsidP="00E01516">
      <w:pPr>
        <w:spacing w:after="0"/>
      </w:pPr>
    </w:p>
    <w:p w14:paraId="1714C94E" w14:textId="77777777" w:rsidR="00E01516" w:rsidRDefault="00E01516" w:rsidP="00E01516">
      <w:pPr>
        <w:spacing w:after="0"/>
      </w:pPr>
      <w:r w:rsidRPr="00E01516">
        <w:t xml:space="preserve">The following is selected from </w:t>
      </w:r>
      <w:r>
        <w:t xml:space="preserve">the presentation </w:t>
      </w:r>
      <w:r w:rsidRPr="00E01516">
        <w:t>that may help you complete this lab.</w:t>
      </w:r>
    </w:p>
    <w:p w14:paraId="137B7195" w14:textId="77777777" w:rsidR="00E01516" w:rsidRDefault="00E01516" w:rsidP="00E01516">
      <w:pPr>
        <w:spacing w:after="0"/>
      </w:pPr>
      <w:r>
        <w:rPr>
          <w:noProof/>
        </w:rPr>
        <w:drawing>
          <wp:inline distT="0" distB="0" distL="0" distR="0" wp14:anchorId="27028FE9" wp14:editId="71E61571">
            <wp:extent cx="6600825" cy="3954536"/>
            <wp:effectExtent l="0" t="0" r="0" b="825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00825" cy="3954536"/>
                    </a:xfrm>
                    <a:prstGeom prst="rect">
                      <a:avLst/>
                    </a:prstGeom>
                  </pic:spPr>
                </pic:pic>
              </a:graphicData>
            </a:graphic>
          </wp:inline>
        </w:drawing>
      </w:r>
    </w:p>
    <w:p w14:paraId="01C1161B" w14:textId="77777777" w:rsidR="00E01516" w:rsidRDefault="00110F9C" w:rsidP="00E01516">
      <w:pPr>
        <w:spacing w:after="0"/>
      </w:pPr>
      <w:r>
        <w:rPr>
          <w:noProof/>
        </w:rPr>
        <w:lastRenderedPageBreak/>
        <w:drawing>
          <wp:inline distT="0" distB="0" distL="0" distR="0" wp14:anchorId="1EA9EC40" wp14:editId="29294631">
            <wp:extent cx="6238875" cy="2688348"/>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0629" cy="2693413"/>
                    </a:xfrm>
                    <a:prstGeom prst="rect">
                      <a:avLst/>
                    </a:prstGeom>
                  </pic:spPr>
                </pic:pic>
              </a:graphicData>
            </a:graphic>
          </wp:inline>
        </w:drawing>
      </w:r>
    </w:p>
    <w:p w14:paraId="6779CD64" w14:textId="77777777" w:rsidR="00110F9C" w:rsidRDefault="00110F9C" w:rsidP="00E01516">
      <w:pPr>
        <w:spacing w:after="0"/>
      </w:pPr>
    </w:p>
    <w:p w14:paraId="46C96F63" w14:textId="77777777" w:rsidR="00110F9C" w:rsidRDefault="00110F9C" w:rsidP="00E01516">
      <w:pPr>
        <w:spacing w:after="0"/>
      </w:pPr>
      <w:r>
        <w:rPr>
          <w:noProof/>
        </w:rPr>
        <w:drawing>
          <wp:inline distT="0" distB="0" distL="0" distR="0" wp14:anchorId="628EDCB7" wp14:editId="116B2E28">
            <wp:extent cx="6238875" cy="3689601"/>
            <wp:effectExtent l="0" t="0" r="0" b="635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3760" cy="3692490"/>
                    </a:xfrm>
                    <a:prstGeom prst="rect">
                      <a:avLst/>
                    </a:prstGeom>
                  </pic:spPr>
                </pic:pic>
              </a:graphicData>
            </a:graphic>
          </wp:inline>
        </w:drawing>
      </w:r>
    </w:p>
    <w:p w14:paraId="38C315B0" w14:textId="77777777" w:rsidR="00110F9C" w:rsidRDefault="00110F9C">
      <w:pPr>
        <w:spacing w:after="0"/>
      </w:pPr>
      <w:r>
        <w:rPr>
          <w:noProof/>
        </w:rPr>
        <w:lastRenderedPageBreak/>
        <w:drawing>
          <wp:inline distT="0" distB="0" distL="0" distR="0" wp14:anchorId="4401AA4B" wp14:editId="64F7E42E">
            <wp:extent cx="6248400" cy="3471333"/>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2641" cy="3473689"/>
                    </a:xfrm>
                    <a:prstGeom prst="rect">
                      <a:avLst/>
                    </a:prstGeom>
                  </pic:spPr>
                </pic:pic>
              </a:graphicData>
            </a:graphic>
          </wp:inline>
        </w:drawing>
      </w:r>
    </w:p>
    <w:p w14:paraId="2F23C9EB" w14:textId="77777777" w:rsidR="00110F9C" w:rsidRDefault="00110F9C">
      <w:pPr>
        <w:spacing w:after="0"/>
      </w:pPr>
    </w:p>
    <w:p w14:paraId="0B061311" w14:textId="77777777" w:rsidR="00110F9C" w:rsidRDefault="00110F9C">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6F6045" w14:paraId="04BE7BDE" w14:textId="77777777" w:rsidTr="00F547C8">
        <w:trPr>
          <w:trHeight w:val="638"/>
        </w:trPr>
        <w:tc>
          <w:tcPr>
            <w:tcW w:w="14850" w:type="dxa"/>
            <w:gridSpan w:val="3"/>
            <w:tcBorders>
              <w:bottom w:val="single" w:sz="4" w:space="0" w:color="auto"/>
            </w:tcBorders>
            <w:shd w:val="clear" w:color="auto" w:fill="DBE5F1" w:themeFill="accent1" w:themeFillTint="33"/>
          </w:tcPr>
          <w:p w14:paraId="03162CBA" w14:textId="26B68EA7" w:rsidR="006F6045" w:rsidRDefault="006F6045" w:rsidP="00F547C8">
            <w:pPr>
              <w:pStyle w:val="Heading2"/>
              <w:rPr>
                <w:rFonts w:eastAsia="Calibri"/>
              </w:rPr>
            </w:pPr>
            <w:bookmarkStart w:id="15" w:name="_Toc482195555"/>
            <w:r w:rsidRPr="006F6045">
              <w:rPr>
                <w:rFonts w:eastAsia="Calibri"/>
              </w:rPr>
              <w:lastRenderedPageBreak/>
              <w:t>Pre-requisites</w:t>
            </w:r>
            <w:r w:rsidR="00707556">
              <w:rPr>
                <w:rFonts w:eastAsia="Calibri"/>
              </w:rPr>
              <w:t>: What you need to get started</w:t>
            </w:r>
            <w:bookmarkEnd w:id="15"/>
          </w:p>
        </w:tc>
      </w:tr>
      <w:tr w:rsidR="006F6045" w14:paraId="6E98EC47" w14:textId="77777777" w:rsidTr="00F547C8">
        <w:trPr>
          <w:trHeight w:val="350"/>
          <w:tblHeader/>
        </w:trPr>
        <w:tc>
          <w:tcPr>
            <w:tcW w:w="14850" w:type="dxa"/>
            <w:gridSpan w:val="3"/>
            <w:shd w:val="clear" w:color="auto" w:fill="DBE5F1" w:themeFill="accent1" w:themeFillTint="33"/>
            <w:vAlign w:val="center"/>
          </w:tcPr>
          <w:p w14:paraId="1AA2B225" w14:textId="77777777" w:rsidR="006F6045" w:rsidRDefault="006F6045"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6F6045" w:rsidRPr="00AD1490" w14:paraId="285FD1E8" w14:textId="77777777" w:rsidTr="00F547C8">
        <w:trPr>
          <w:trHeight w:val="503"/>
        </w:trPr>
        <w:tc>
          <w:tcPr>
            <w:tcW w:w="14850" w:type="dxa"/>
            <w:gridSpan w:val="3"/>
          </w:tcPr>
          <w:p w14:paraId="7BAD4F3F" w14:textId="1AE44E73" w:rsidR="00530BC2" w:rsidRDefault="006F6045" w:rsidP="00530BC2">
            <w:r w:rsidRPr="00530BC2">
              <w:t xml:space="preserve">This lab requires you to load a new data source to </w:t>
            </w:r>
            <w:r w:rsidR="00707556">
              <w:t>the</w:t>
            </w:r>
            <w:r w:rsidRPr="00530BC2">
              <w:t xml:space="preserve"> Azure Data Warehouse </w:t>
            </w:r>
            <w:r w:rsidR="00707556">
              <w:t>server created in the previous labs</w:t>
            </w:r>
            <w:r w:rsidRPr="00530BC2">
              <w:t xml:space="preserve">. </w:t>
            </w:r>
            <w:r w:rsidR="00530BC2">
              <w:t>Please follow below steps to load the sample dataset to your server.</w:t>
            </w:r>
          </w:p>
          <w:p w14:paraId="42C61840" w14:textId="77777777" w:rsidR="00530BC2" w:rsidRPr="00530BC2" w:rsidRDefault="00530BC2" w:rsidP="00530BC2">
            <w:pPr>
              <w:rPr>
                <w:rFonts w:asciiTheme="minorHAnsi" w:hAnsiTheme="minorHAnsi" w:cs="Segoe UI"/>
                <w:noProof/>
              </w:rPr>
            </w:pPr>
            <w:r>
              <w:t>The login that you use for running this script should have “Create Login” permission on your server!</w:t>
            </w:r>
          </w:p>
          <w:p w14:paraId="449D2C89" w14:textId="77777777" w:rsidR="00B233CB" w:rsidRDefault="00B233CB" w:rsidP="00B233CB">
            <w:pPr>
              <w:jc w:val="both"/>
              <w:rPr>
                <w:noProof/>
              </w:rPr>
            </w:pPr>
            <w:r>
              <w:rPr>
                <w:noProof/>
              </w:rPr>
              <w:t>This script will create multiple versions of customer, orders, lineitem, part, partsupp, supplier, nation and region tables. These tables will be used during your lab.</w:t>
            </w:r>
          </w:p>
          <w:p w14:paraId="5CC26314" w14:textId="77777777" w:rsidR="006F6045" w:rsidRPr="00530BC2" w:rsidRDefault="00B233CB" w:rsidP="00F547C8">
            <w:pPr>
              <w:rPr>
                <w:rFonts w:asciiTheme="minorHAnsi" w:hAnsiTheme="minorHAnsi" w:cs="Segoe UI"/>
                <w:noProof/>
              </w:rPr>
            </w:pPr>
            <w:r>
              <w:rPr>
                <w:rFonts w:asciiTheme="minorHAnsi" w:hAnsiTheme="minorHAnsi" w:cs="Segoe UI"/>
                <w:noProof/>
              </w:rPr>
              <w:t>You will also edit the PowerShell script and add your server and database names. This will be used during exercises.</w:t>
            </w:r>
          </w:p>
        </w:tc>
      </w:tr>
      <w:tr w:rsidR="006F6045" w:rsidRPr="00AD1490" w14:paraId="5B3F2277" w14:textId="77777777" w:rsidTr="00530BC2">
        <w:trPr>
          <w:trHeight w:val="503"/>
        </w:trPr>
        <w:tc>
          <w:tcPr>
            <w:tcW w:w="2695" w:type="dxa"/>
            <w:vAlign w:val="center"/>
          </w:tcPr>
          <w:p w14:paraId="7F046A60" w14:textId="77777777" w:rsidR="006F6045" w:rsidRPr="0057015E" w:rsidRDefault="006F6045" w:rsidP="00F547C8">
            <w:r w:rsidRPr="0057015E">
              <w:rPr>
                <w:rFonts w:asciiTheme="minorHAnsi" w:hAnsiTheme="minorHAnsi" w:cs="Segoe UI"/>
                <w:b/>
                <w:sz w:val="24"/>
                <w:szCs w:val="28"/>
              </w:rPr>
              <w:t>Commentary / Notes</w:t>
            </w:r>
          </w:p>
        </w:tc>
        <w:tc>
          <w:tcPr>
            <w:tcW w:w="3240" w:type="dxa"/>
            <w:vAlign w:val="center"/>
          </w:tcPr>
          <w:p w14:paraId="6771CE72" w14:textId="77777777" w:rsidR="006F6045" w:rsidRPr="0057015E" w:rsidRDefault="006F6045" w:rsidP="00F547C8">
            <w:r w:rsidRPr="0057015E">
              <w:rPr>
                <w:rFonts w:asciiTheme="minorHAnsi" w:hAnsiTheme="minorHAnsi" w:cs="Segoe UI"/>
                <w:b/>
                <w:sz w:val="24"/>
                <w:szCs w:val="28"/>
              </w:rPr>
              <w:t>Steps</w:t>
            </w:r>
          </w:p>
        </w:tc>
        <w:tc>
          <w:tcPr>
            <w:tcW w:w="8915" w:type="dxa"/>
            <w:vAlign w:val="center"/>
          </w:tcPr>
          <w:p w14:paraId="1409E912" w14:textId="77777777" w:rsidR="006F6045" w:rsidRPr="0057015E" w:rsidRDefault="006F6045" w:rsidP="00F547C8">
            <w:pPr>
              <w:rPr>
                <w:rFonts w:asciiTheme="minorHAnsi" w:hAnsiTheme="minorHAnsi" w:cs="Segoe UI"/>
                <w:noProof/>
              </w:rPr>
            </w:pPr>
            <w:r w:rsidRPr="0057015E">
              <w:rPr>
                <w:rFonts w:asciiTheme="minorHAnsi" w:hAnsiTheme="minorHAnsi" w:cs="Segoe UI"/>
                <w:b/>
                <w:sz w:val="24"/>
                <w:szCs w:val="28"/>
              </w:rPr>
              <w:t>Screenshots</w:t>
            </w:r>
          </w:p>
        </w:tc>
      </w:tr>
      <w:tr w:rsidR="006F6045" w:rsidRPr="00AD1490" w14:paraId="36ACBDAB" w14:textId="77777777" w:rsidTr="00530BC2">
        <w:trPr>
          <w:trHeight w:val="503"/>
        </w:trPr>
        <w:tc>
          <w:tcPr>
            <w:tcW w:w="2695" w:type="dxa"/>
          </w:tcPr>
          <w:p w14:paraId="201A21A6" w14:textId="77777777" w:rsidR="006F6045" w:rsidRDefault="00530BC2" w:rsidP="00F547C8">
            <w:pPr>
              <w:jc w:val="both"/>
            </w:pPr>
            <w:r>
              <w:t>Loading new data to your server</w:t>
            </w:r>
          </w:p>
        </w:tc>
        <w:tc>
          <w:tcPr>
            <w:tcW w:w="3240" w:type="dxa"/>
          </w:tcPr>
          <w:p w14:paraId="25899ECB" w14:textId="77777777" w:rsidR="006F6045" w:rsidRDefault="00530BC2" w:rsidP="00651427">
            <w:pPr>
              <w:pStyle w:val="ListParagraph"/>
              <w:numPr>
                <w:ilvl w:val="0"/>
                <w:numId w:val="3"/>
              </w:numPr>
              <w:spacing w:after="160"/>
              <w:ind w:left="346"/>
            </w:pPr>
            <w:r>
              <w:t>Open a PowerShell window.</w:t>
            </w:r>
          </w:p>
          <w:p w14:paraId="2B9DA225" w14:textId="77777777" w:rsidR="00530BC2" w:rsidRDefault="00530BC2" w:rsidP="00651427">
            <w:pPr>
              <w:pStyle w:val="ListParagraph"/>
              <w:numPr>
                <w:ilvl w:val="0"/>
                <w:numId w:val="3"/>
              </w:numPr>
              <w:spacing w:after="160"/>
              <w:ind w:left="346"/>
            </w:pPr>
            <w:r>
              <w:t xml:space="preserve">Change directory to </w:t>
            </w:r>
            <w:r w:rsidRPr="00530BC2">
              <w:t>Query Performance Tuning</w:t>
            </w:r>
            <w:r>
              <w:t xml:space="preserve"> lab content folder.</w:t>
            </w:r>
          </w:p>
          <w:p w14:paraId="59623B75" w14:textId="77777777" w:rsidR="00530BC2" w:rsidRDefault="00530BC2" w:rsidP="00651427">
            <w:pPr>
              <w:pStyle w:val="ListParagraph"/>
              <w:numPr>
                <w:ilvl w:val="0"/>
                <w:numId w:val="3"/>
              </w:numPr>
              <w:spacing w:after="160"/>
              <w:ind w:left="346"/>
            </w:pPr>
            <w:r>
              <w:t>Change directory to Prep sub folder.</w:t>
            </w:r>
          </w:p>
          <w:p w14:paraId="288FE56D" w14:textId="77777777" w:rsidR="00530BC2" w:rsidRPr="00D45629" w:rsidRDefault="00530BC2" w:rsidP="00651427">
            <w:pPr>
              <w:pStyle w:val="ListParagraph"/>
              <w:numPr>
                <w:ilvl w:val="0"/>
                <w:numId w:val="3"/>
              </w:numPr>
              <w:spacing w:after="160"/>
              <w:ind w:left="346"/>
            </w:pPr>
            <w:r>
              <w:t>Run PrepLab.ps1 script with you Azure Data Warehouse details.</w:t>
            </w:r>
          </w:p>
        </w:tc>
        <w:tc>
          <w:tcPr>
            <w:tcW w:w="8915" w:type="dxa"/>
          </w:tcPr>
          <w:p w14:paraId="33614BFB" w14:textId="77777777" w:rsidR="006F6045" w:rsidRPr="00B1052E" w:rsidRDefault="00771770" w:rsidP="00F547C8">
            <w:pPr>
              <w:rPr>
                <w:rFonts w:asciiTheme="minorHAnsi" w:hAnsiTheme="minorHAnsi" w:cs="Segoe UI"/>
                <w:noProof/>
              </w:rPr>
            </w:pPr>
            <w:r>
              <w:rPr>
                <w:noProof/>
              </w:rPr>
              <w:drawing>
                <wp:inline distT="0" distB="0" distL="0" distR="0" wp14:anchorId="6B4DC299" wp14:editId="5E5B1C15">
                  <wp:extent cx="5523865" cy="241554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3865" cy="2415540"/>
                          </a:xfrm>
                          <a:prstGeom prst="rect">
                            <a:avLst/>
                          </a:prstGeom>
                        </pic:spPr>
                      </pic:pic>
                    </a:graphicData>
                  </a:graphic>
                </wp:inline>
              </w:drawing>
            </w:r>
          </w:p>
        </w:tc>
      </w:tr>
      <w:tr w:rsidR="003D0D50" w:rsidRPr="00AD1490" w14:paraId="697D159D" w14:textId="77777777" w:rsidTr="00530BC2">
        <w:trPr>
          <w:trHeight w:val="503"/>
        </w:trPr>
        <w:tc>
          <w:tcPr>
            <w:tcW w:w="2695" w:type="dxa"/>
          </w:tcPr>
          <w:p w14:paraId="1BF508AA" w14:textId="77777777" w:rsidR="003D0D50" w:rsidRDefault="000B4502" w:rsidP="00F547C8">
            <w:pPr>
              <w:jc w:val="both"/>
            </w:pPr>
            <w:r>
              <w:t>Change exercise script to add your server and database names</w:t>
            </w:r>
          </w:p>
        </w:tc>
        <w:tc>
          <w:tcPr>
            <w:tcW w:w="3240" w:type="dxa"/>
          </w:tcPr>
          <w:p w14:paraId="225A166F" w14:textId="77777777" w:rsidR="000B4502" w:rsidRDefault="000B4502" w:rsidP="00651427">
            <w:pPr>
              <w:pStyle w:val="ListParagraph"/>
              <w:numPr>
                <w:ilvl w:val="0"/>
                <w:numId w:val="6"/>
              </w:numPr>
              <w:spacing w:after="160"/>
              <w:ind w:left="346"/>
            </w:pPr>
            <w:r>
              <w:t>Open your Query Performance Tuning lab content folder.</w:t>
            </w:r>
          </w:p>
          <w:p w14:paraId="751B6E66" w14:textId="77777777" w:rsidR="000B4502" w:rsidRDefault="000B4502" w:rsidP="00651427">
            <w:pPr>
              <w:pStyle w:val="ListParagraph"/>
              <w:numPr>
                <w:ilvl w:val="0"/>
                <w:numId w:val="6"/>
              </w:numPr>
              <w:spacing w:after="160"/>
              <w:ind w:left="346"/>
            </w:pPr>
            <w:r>
              <w:t>Change directory to Lab sub folder.</w:t>
            </w:r>
          </w:p>
          <w:p w14:paraId="3867233C" w14:textId="77777777" w:rsidR="003D0D50" w:rsidRDefault="000B4502" w:rsidP="00651427">
            <w:pPr>
              <w:pStyle w:val="ListParagraph"/>
              <w:numPr>
                <w:ilvl w:val="0"/>
                <w:numId w:val="6"/>
              </w:numPr>
              <w:spacing w:after="160"/>
              <w:ind w:left="346"/>
            </w:pPr>
            <w:r>
              <w:t>Edit “RunExercise.ps1” script.</w:t>
            </w:r>
          </w:p>
          <w:p w14:paraId="67BF8917" w14:textId="35E34C3A" w:rsidR="000B4502" w:rsidRDefault="000B4502" w:rsidP="00651427">
            <w:pPr>
              <w:pStyle w:val="ListParagraph"/>
              <w:numPr>
                <w:ilvl w:val="0"/>
                <w:numId w:val="6"/>
              </w:numPr>
              <w:spacing w:after="160"/>
              <w:ind w:left="346"/>
            </w:pPr>
            <w:r>
              <w:t>Replace “&lt;your_server&gt;” with your server name.</w:t>
            </w:r>
            <w:ins w:id="16" w:author="Author">
              <w:r w:rsidR="00856EA0">
                <w:t xml:space="preserve"> (Without database.windows.net)</w:t>
              </w:r>
            </w:ins>
          </w:p>
        </w:tc>
        <w:tc>
          <w:tcPr>
            <w:tcW w:w="8915" w:type="dxa"/>
          </w:tcPr>
          <w:p w14:paraId="39FB1E75" w14:textId="77777777" w:rsidR="003D0D50" w:rsidRDefault="000066C9" w:rsidP="00F547C8">
            <w:pPr>
              <w:rPr>
                <w:noProof/>
              </w:rPr>
            </w:pPr>
            <w:r>
              <w:rPr>
                <w:noProof/>
              </w:rPr>
              <w:drawing>
                <wp:inline distT="0" distB="0" distL="0" distR="0" wp14:anchorId="71BAAF98" wp14:editId="20083284">
                  <wp:extent cx="3781425" cy="13811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25" cy="1381125"/>
                          </a:xfrm>
                          <a:prstGeom prst="rect">
                            <a:avLst/>
                          </a:prstGeom>
                        </pic:spPr>
                      </pic:pic>
                    </a:graphicData>
                  </a:graphic>
                </wp:inline>
              </w:drawing>
            </w:r>
          </w:p>
          <w:p w14:paraId="71CC45F1" w14:textId="77777777" w:rsidR="000066C9" w:rsidRDefault="000066C9" w:rsidP="00F547C8">
            <w:pPr>
              <w:rPr>
                <w:noProof/>
              </w:rPr>
            </w:pPr>
          </w:p>
          <w:p w14:paraId="44A42DC7" w14:textId="77777777" w:rsidR="00774C8C" w:rsidRDefault="00774C8C" w:rsidP="00F547C8">
            <w:pPr>
              <w:rPr>
                <w:noProof/>
              </w:rPr>
            </w:pPr>
          </w:p>
        </w:tc>
      </w:tr>
      <w:tr w:rsidR="00774C8C" w:rsidRPr="00AD1490" w14:paraId="23F22282" w14:textId="77777777" w:rsidTr="00530BC2">
        <w:trPr>
          <w:trHeight w:val="503"/>
        </w:trPr>
        <w:tc>
          <w:tcPr>
            <w:tcW w:w="2695" w:type="dxa"/>
          </w:tcPr>
          <w:p w14:paraId="7EB31E91" w14:textId="77777777" w:rsidR="00774C8C" w:rsidRDefault="00774C8C" w:rsidP="00F547C8">
            <w:pPr>
              <w:jc w:val="both"/>
            </w:pPr>
          </w:p>
        </w:tc>
        <w:tc>
          <w:tcPr>
            <w:tcW w:w="3240" w:type="dxa"/>
          </w:tcPr>
          <w:p w14:paraId="38A8AE84" w14:textId="77777777" w:rsidR="00774C8C" w:rsidRDefault="00774C8C" w:rsidP="00651427">
            <w:pPr>
              <w:pStyle w:val="ListParagraph"/>
              <w:numPr>
                <w:ilvl w:val="0"/>
                <w:numId w:val="6"/>
              </w:numPr>
              <w:spacing w:after="160"/>
              <w:ind w:left="346"/>
            </w:pPr>
            <w:r>
              <w:t>Replace “&lt;your_database&gt; with your database name.</w:t>
            </w:r>
          </w:p>
        </w:tc>
        <w:tc>
          <w:tcPr>
            <w:tcW w:w="8915" w:type="dxa"/>
          </w:tcPr>
          <w:p w14:paraId="3A3BD1F3" w14:textId="77777777" w:rsidR="00774C8C" w:rsidRDefault="00774C8C" w:rsidP="00F547C8">
            <w:pPr>
              <w:rPr>
                <w:noProof/>
              </w:rPr>
            </w:pPr>
            <w:r>
              <w:rPr>
                <w:noProof/>
              </w:rPr>
              <w:drawing>
                <wp:inline distT="0" distB="0" distL="0" distR="0" wp14:anchorId="6CE75B54" wp14:editId="02A7A7AC">
                  <wp:extent cx="2581275" cy="10382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1275" cy="1038225"/>
                          </a:xfrm>
                          <a:prstGeom prst="rect">
                            <a:avLst/>
                          </a:prstGeom>
                        </pic:spPr>
                      </pic:pic>
                    </a:graphicData>
                  </a:graphic>
                </wp:inline>
              </w:drawing>
            </w:r>
          </w:p>
        </w:tc>
      </w:tr>
      <w:tr w:rsidR="006F6045" w:rsidRPr="00AD1490" w14:paraId="610D6D3C" w14:textId="77777777" w:rsidTr="00530BC2">
        <w:trPr>
          <w:trHeight w:val="503"/>
        </w:trPr>
        <w:tc>
          <w:tcPr>
            <w:tcW w:w="2695" w:type="dxa"/>
          </w:tcPr>
          <w:p w14:paraId="1B2296CB" w14:textId="77777777" w:rsidR="006F6045" w:rsidRDefault="006F6045" w:rsidP="00F547C8"/>
        </w:tc>
        <w:tc>
          <w:tcPr>
            <w:tcW w:w="3240" w:type="dxa"/>
          </w:tcPr>
          <w:p w14:paraId="18FF9AC0" w14:textId="77777777" w:rsidR="006F6045" w:rsidRDefault="006F6045" w:rsidP="00F547C8">
            <w:pPr>
              <w:spacing w:after="160"/>
            </w:pPr>
            <w:r>
              <w:t xml:space="preserve">End of </w:t>
            </w:r>
            <w:r w:rsidR="00530BC2">
              <w:t>p</w:t>
            </w:r>
            <w:r w:rsidR="00530BC2" w:rsidRPr="00530BC2">
              <w:t>re-requisites</w:t>
            </w:r>
            <w:r>
              <w:t>.</w:t>
            </w:r>
          </w:p>
        </w:tc>
        <w:tc>
          <w:tcPr>
            <w:tcW w:w="8915" w:type="dxa"/>
          </w:tcPr>
          <w:p w14:paraId="20E089A6" w14:textId="77777777" w:rsidR="006F6045" w:rsidRDefault="006F6045" w:rsidP="00F547C8">
            <w:pPr>
              <w:rPr>
                <w:noProof/>
              </w:rPr>
            </w:pPr>
          </w:p>
        </w:tc>
      </w:tr>
    </w:tbl>
    <w:p w14:paraId="5B247F05" w14:textId="77777777" w:rsidR="009F00D0" w:rsidRDefault="009F00D0" w:rsidP="00B1052E">
      <w:pPr>
        <w:spacing w:after="0"/>
      </w:pPr>
    </w:p>
    <w:p w14:paraId="2229D60F" w14:textId="77777777" w:rsidR="00BA1A6F" w:rsidRDefault="00BA1A6F">
      <w:pPr>
        <w:spacing w:after="0"/>
      </w:pPr>
    </w:p>
    <w:p w14:paraId="3A05BEDD" w14:textId="77777777" w:rsidR="000970F1" w:rsidRDefault="000970F1">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57015E" w14:paraId="58E75F9E" w14:textId="77777777" w:rsidTr="00F547C8">
        <w:trPr>
          <w:trHeight w:val="638"/>
        </w:trPr>
        <w:tc>
          <w:tcPr>
            <w:tcW w:w="14850" w:type="dxa"/>
            <w:gridSpan w:val="3"/>
            <w:tcBorders>
              <w:bottom w:val="single" w:sz="4" w:space="0" w:color="auto"/>
            </w:tcBorders>
            <w:shd w:val="clear" w:color="auto" w:fill="DBE5F1" w:themeFill="accent1" w:themeFillTint="33"/>
          </w:tcPr>
          <w:p w14:paraId="0977EDB8" w14:textId="4DD40E0E" w:rsidR="0057015E" w:rsidRDefault="00707556" w:rsidP="00F547C8">
            <w:pPr>
              <w:pStyle w:val="Heading2"/>
              <w:rPr>
                <w:rFonts w:eastAsia="Calibri"/>
              </w:rPr>
            </w:pPr>
            <w:bookmarkStart w:id="17" w:name="_Toc482195556"/>
            <w:r>
              <w:rPr>
                <w:rFonts w:eastAsia="Calibri"/>
              </w:rPr>
              <w:lastRenderedPageBreak/>
              <w:t>Part</w:t>
            </w:r>
            <w:r w:rsidR="0057015E">
              <w:rPr>
                <w:rFonts w:eastAsia="Calibri"/>
              </w:rPr>
              <w:t xml:space="preserve"> 1</w:t>
            </w:r>
            <w:r>
              <w:rPr>
                <w:rFonts w:eastAsia="Calibri"/>
              </w:rPr>
              <w:t>: Queries running slowly</w:t>
            </w:r>
            <w:bookmarkEnd w:id="17"/>
          </w:p>
        </w:tc>
      </w:tr>
      <w:tr w:rsidR="0057015E" w14:paraId="662595D1" w14:textId="77777777" w:rsidTr="00F547C8">
        <w:trPr>
          <w:trHeight w:val="350"/>
          <w:tblHeader/>
        </w:trPr>
        <w:tc>
          <w:tcPr>
            <w:tcW w:w="14850" w:type="dxa"/>
            <w:gridSpan w:val="3"/>
            <w:shd w:val="clear" w:color="auto" w:fill="DBE5F1" w:themeFill="accent1" w:themeFillTint="33"/>
            <w:vAlign w:val="center"/>
          </w:tcPr>
          <w:p w14:paraId="3F4C1DF2" w14:textId="77777777" w:rsidR="0057015E" w:rsidRDefault="0057015E"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57015E" w:rsidRPr="00AD1490" w14:paraId="52E4778B" w14:textId="77777777" w:rsidTr="00F547C8">
        <w:trPr>
          <w:trHeight w:val="503"/>
        </w:trPr>
        <w:tc>
          <w:tcPr>
            <w:tcW w:w="14850" w:type="dxa"/>
            <w:gridSpan w:val="3"/>
          </w:tcPr>
          <w:p w14:paraId="4AF16903" w14:textId="77777777" w:rsidR="0057015E" w:rsidRDefault="00110F9C" w:rsidP="00F547C8">
            <w:r w:rsidRPr="00110F9C">
              <w:t xml:space="preserve">Your </w:t>
            </w:r>
            <w:r>
              <w:t>user</w:t>
            </w:r>
            <w:r w:rsidRPr="00110F9C">
              <w:t xml:space="preserve"> comes to you and says “My query is running slow. I’m not sure why, because I’m</w:t>
            </w:r>
            <w:r w:rsidR="003D0D50">
              <w:t xml:space="preserve"> not selecting very many rows. </w:t>
            </w:r>
            <w:r w:rsidRPr="00110F9C">
              <w:t>Can you help me figure out why?</w:t>
            </w:r>
          </w:p>
          <w:p w14:paraId="2A567C1F" w14:textId="77777777" w:rsidR="0057015E" w:rsidRPr="00530BC2" w:rsidRDefault="0057015E" w:rsidP="00F547C8">
            <w:pPr>
              <w:rPr>
                <w:rFonts w:asciiTheme="minorHAnsi" w:hAnsiTheme="minorHAnsi" w:cs="Segoe UI"/>
                <w:noProof/>
              </w:rPr>
            </w:pPr>
          </w:p>
        </w:tc>
      </w:tr>
      <w:tr w:rsidR="0057015E" w:rsidRPr="00AD1490" w14:paraId="5F25C19E" w14:textId="77777777" w:rsidTr="00F547C8">
        <w:trPr>
          <w:trHeight w:val="503"/>
        </w:trPr>
        <w:tc>
          <w:tcPr>
            <w:tcW w:w="2695" w:type="dxa"/>
            <w:vAlign w:val="center"/>
          </w:tcPr>
          <w:p w14:paraId="21CAF7E0" w14:textId="77777777" w:rsidR="0057015E" w:rsidRPr="0057015E" w:rsidRDefault="0057015E" w:rsidP="00F547C8">
            <w:r w:rsidRPr="0057015E">
              <w:rPr>
                <w:rFonts w:asciiTheme="minorHAnsi" w:hAnsiTheme="minorHAnsi" w:cs="Segoe UI"/>
                <w:b/>
                <w:sz w:val="24"/>
                <w:szCs w:val="28"/>
              </w:rPr>
              <w:t>Commentary / Notes</w:t>
            </w:r>
          </w:p>
        </w:tc>
        <w:tc>
          <w:tcPr>
            <w:tcW w:w="3240" w:type="dxa"/>
            <w:vAlign w:val="center"/>
          </w:tcPr>
          <w:p w14:paraId="029400D4" w14:textId="77777777" w:rsidR="0057015E" w:rsidRPr="0057015E" w:rsidRDefault="0057015E" w:rsidP="00F547C8">
            <w:r w:rsidRPr="0057015E">
              <w:rPr>
                <w:rFonts w:asciiTheme="minorHAnsi" w:hAnsiTheme="minorHAnsi" w:cs="Segoe UI"/>
                <w:b/>
                <w:sz w:val="24"/>
                <w:szCs w:val="28"/>
              </w:rPr>
              <w:t>Steps</w:t>
            </w:r>
          </w:p>
        </w:tc>
        <w:tc>
          <w:tcPr>
            <w:tcW w:w="8915" w:type="dxa"/>
            <w:vAlign w:val="center"/>
          </w:tcPr>
          <w:p w14:paraId="02F07E31" w14:textId="77777777" w:rsidR="0057015E" w:rsidRPr="0057015E" w:rsidRDefault="0057015E" w:rsidP="00F547C8">
            <w:pPr>
              <w:rPr>
                <w:rFonts w:asciiTheme="minorHAnsi" w:hAnsiTheme="minorHAnsi" w:cs="Segoe UI"/>
                <w:noProof/>
              </w:rPr>
            </w:pPr>
            <w:r w:rsidRPr="0057015E">
              <w:rPr>
                <w:rFonts w:asciiTheme="minorHAnsi" w:hAnsiTheme="minorHAnsi" w:cs="Segoe UI"/>
                <w:b/>
                <w:sz w:val="24"/>
                <w:szCs w:val="28"/>
              </w:rPr>
              <w:t>Screenshots</w:t>
            </w:r>
          </w:p>
        </w:tc>
      </w:tr>
      <w:tr w:rsidR="0057015E" w:rsidRPr="00AD1490" w14:paraId="31CADBE5" w14:textId="77777777" w:rsidTr="00F547C8">
        <w:trPr>
          <w:trHeight w:val="503"/>
        </w:trPr>
        <w:tc>
          <w:tcPr>
            <w:tcW w:w="2695" w:type="dxa"/>
          </w:tcPr>
          <w:p w14:paraId="4681B47E" w14:textId="77777777" w:rsidR="0057015E" w:rsidRDefault="00D23E4C" w:rsidP="00F547C8">
            <w:pPr>
              <w:jc w:val="both"/>
            </w:pPr>
            <w:r>
              <w:t>Run “Slow” version</w:t>
            </w:r>
          </w:p>
        </w:tc>
        <w:tc>
          <w:tcPr>
            <w:tcW w:w="3240" w:type="dxa"/>
          </w:tcPr>
          <w:p w14:paraId="78F61FC2" w14:textId="77777777" w:rsidR="0057015E" w:rsidRDefault="00D23E4C" w:rsidP="00651427">
            <w:pPr>
              <w:pStyle w:val="ListParagraph"/>
              <w:numPr>
                <w:ilvl w:val="0"/>
                <w:numId w:val="4"/>
              </w:numPr>
              <w:spacing w:after="160"/>
              <w:ind w:left="346"/>
            </w:pPr>
            <w:r>
              <w:t>Open a PowerShell window.</w:t>
            </w:r>
          </w:p>
          <w:p w14:paraId="152D5B74" w14:textId="77777777" w:rsidR="00D23E4C" w:rsidRPr="00D23E4C" w:rsidRDefault="00D23E4C" w:rsidP="00651427">
            <w:pPr>
              <w:pStyle w:val="ListParagraph"/>
              <w:numPr>
                <w:ilvl w:val="0"/>
                <w:numId w:val="4"/>
              </w:numPr>
              <w:spacing w:after="160"/>
              <w:ind w:left="346"/>
            </w:pPr>
            <w:r w:rsidRPr="00D23E4C">
              <w:t>Change directory to Query Performance Tuning lab content folder.</w:t>
            </w:r>
          </w:p>
          <w:p w14:paraId="081A1BEE" w14:textId="77777777" w:rsidR="00D23E4C" w:rsidRPr="00D23E4C" w:rsidRDefault="00D23E4C" w:rsidP="00651427">
            <w:pPr>
              <w:pStyle w:val="ListParagraph"/>
              <w:numPr>
                <w:ilvl w:val="0"/>
                <w:numId w:val="4"/>
              </w:numPr>
              <w:spacing w:after="160"/>
              <w:ind w:left="346"/>
            </w:pPr>
            <w:r w:rsidRPr="00D23E4C">
              <w:t>Change directory to Lab sub folder.</w:t>
            </w:r>
          </w:p>
          <w:p w14:paraId="6CAE2212" w14:textId="77777777" w:rsidR="00D23E4C" w:rsidRDefault="00D23E4C" w:rsidP="00651427">
            <w:pPr>
              <w:pStyle w:val="ListParagraph"/>
              <w:numPr>
                <w:ilvl w:val="0"/>
                <w:numId w:val="4"/>
              </w:numPr>
              <w:spacing w:after="160"/>
              <w:ind w:left="346"/>
            </w:pPr>
            <w:r>
              <w:t>Run “RunExercise.ps1” script with following parameters</w:t>
            </w:r>
          </w:p>
          <w:p w14:paraId="6F5DF79C" w14:textId="77777777" w:rsidR="00D23E4C" w:rsidRPr="00D45629" w:rsidRDefault="00D23E4C" w:rsidP="00D23E4C">
            <w:pPr>
              <w:spacing w:after="160"/>
            </w:pPr>
            <w:commentRangeStart w:id="18"/>
            <w:r>
              <w:t>“</w:t>
            </w:r>
            <w:r w:rsidRPr="00D23E4C">
              <w:t>.\RunExercise.ps1 -Name Exercise1 -Type Slow</w:t>
            </w:r>
            <w:commentRangeEnd w:id="18"/>
            <w:r w:rsidR="006E4975">
              <w:rPr>
                <w:rStyle w:val="CommentReference"/>
                <w:rFonts w:ascii="Times New Roman" w:eastAsia="Times New Roman" w:hAnsi="Times New Roman"/>
              </w:rPr>
              <w:commentReference w:id="18"/>
            </w:r>
            <w:r>
              <w:t>”</w:t>
            </w:r>
          </w:p>
        </w:tc>
        <w:tc>
          <w:tcPr>
            <w:tcW w:w="8915" w:type="dxa"/>
          </w:tcPr>
          <w:p w14:paraId="02F10B3F" w14:textId="77777777" w:rsidR="0057015E" w:rsidRDefault="00D23E4C" w:rsidP="00F547C8">
            <w:pPr>
              <w:rPr>
                <w:noProof/>
              </w:rPr>
            </w:pPr>
            <w:r>
              <w:rPr>
                <w:noProof/>
              </w:rPr>
              <w:drawing>
                <wp:inline distT="0" distB="0" distL="0" distR="0" wp14:anchorId="2D45F09B" wp14:editId="236BC7DD">
                  <wp:extent cx="4514850" cy="180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4850" cy="180975"/>
                          </a:xfrm>
                          <a:prstGeom prst="rect">
                            <a:avLst/>
                          </a:prstGeom>
                        </pic:spPr>
                      </pic:pic>
                    </a:graphicData>
                  </a:graphic>
                </wp:inline>
              </w:drawing>
            </w:r>
          </w:p>
          <w:p w14:paraId="74490ED4" w14:textId="77777777" w:rsidR="0057015E" w:rsidRPr="00B1052E" w:rsidRDefault="0057015E" w:rsidP="00F547C8">
            <w:pPr>
              <w:rPr>
                <w:rFonts w:asciiTheme="minorHAnsi" w:hAnsiTheme="minorHAnsi" w:cs="Segoe UI"/>
                <w:noProof/>
              </w:rPr>
            </w:pPr>
          </w:p>
        </w:tc>
      </w:tr>
      <w:tr w:rsidR="005A4D2B" w:rsidRPr="00AD1490" w14:paraId="5B9CE030" w14:textId="77777777" w:rsidTr="00F547C8">
        <w:trPr>
          <w:trHeight w:val="503"/>
        </w:trPr>
        <w:tc>
          <w:tcPr>
            <w:tcW w:w="2695" w:type="dxa"/>
          </w:tcPr>
          <w:p w14:paraId="4E62BAEE" w14:textId="77777777" w:rsidR="005A4D2B" w:rsidRDefault="005A4D2B" w:rsidP="00F547C8">
            <w:pPr>
              <w:jc w:val="both"/>
            </w:pPr>
          </w:p>
        </w:tc>
        <w:tc>
          <w:tcPr>
            <w:tcW w:w="3240" w:type="dxa"/>
          </w:tcPr>
          <w:p w14:paraId="3CAA1507" w14:textId="77777777" w:rsidR="005A4D2B" w:rsidRDefault="005A4D2B" w:rsidP="00651427">
            <w:pPr>
              <w:pStyle w:val="ListParagraph"/>
              <w:numPr>
                <w:ilvl w:val="0"/>
                <w:numId w:val="4"/>
              </w:numPr>
              <w:spacing w:after="160"/>
              <w:ind w:left="346"/>
            </w:pPr>
            <w:r>
              <w:t>This will execute a query on your server and show the result</w:t>
            </w:r>
          </w:p>
        </w:tc>
        <w:tc>
          <w:tcPr>
            <w:tcW w:w="8915" w:type="dxa"/>
          </w:tcPr>
          <w:p w14:paraId="63F57BD7" w14:textId="77777777" w:rsidR="005A4D2B" w:rsidRDefault="005A4D2B" w:rsidP="00F547C8">
            <w:pPr>
              <w:rPr>
                <w:noProof/>
              </w:rPr>
            </w:pPr>
            <w:r>
              <w:rPr>
                <w:noProof/>
              </w:rPr>
              <w:drawing>
                <wp:inline distT="0" distB="0" distL="0" distR="0" wp14:anchorId="41316FBA" wp14:editId="034C5F67">
                  <wp:extent cx="5419725" cy="22955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725" cy="2295525"/>
                          </a:xfrm>
                          <a:prstGeom prst="rect">
                            <a:avLst/>
                          </a:prstGeom>
                        </pic:spPr>
                      </pic:pic>
                    </a:graphicData>
                  </a:graphic>
                </wp:inline>
              </w:drawing>
            </w:r>
          </w:p>
        </w:tc>
      </w:tr>
      <w:tr w:rsidR="005A4D2B" w:rsidRPr="00AD1490" w14:paraId="0D6D804A" w14:textId="77777777" w:rsidTr="00F547C8">
        <w:trPr>
          <w:trHeight w:val="503"/>
        </w:trPr>
        <w:tc>
          <w:tcPr>
            <w:tcW w:w="2695" w:type="dxa"/>
          </w:tcPr>
          <w:p w14:paraId="2C517FA9" w14:textId="77777777" w:rsidR="005A4D2B" w:rsidRDefault="005A4D2B" w:rsidP="00F547C8">
            <w:pPr>
              <w:jc w:val="both"/>
            </w:pPr>
          </w:p>
        </w:tc>
        <w:tc>
          <w:tcPr>
            <w:tcW w:w="3240" w:type="dxa"/>
          </w:tcPr>
          <w:p w14:paraId="4D9B314A" w14:textId="07CA909C" w:rsidR="005A4D2B" w:rsidRDefault="005A4D2B" w:rsidP="00651427">
            <w:pPr>
              <w:pStyle w:val="ListParagraph"/>
              <w:numPr>
                <w:ilvl w:val="0"/>
                <w:numId w:val="4"/>
              </w:numPr>
              <w:spacing w:after="160"/>
              <w:ind w:left="346"/>
            </w:pPr>
            <w:r>
              <w:t xml:space="preserve">Open </w:t>
            </w:r>
            <w:del w:id="19" w:author="Author">
              <w:r w:rsidRPr="00273C83" w:rsidDel="00273C83">
                <w:rPr>
                  <w:b/>
                  <w:rPrChange w:id="20" w:author="Author">
                    <w:rPr/>
                  </w:rPrChange>
                </w:rPr>
                <w:delText>SQL Server Data Tools</w:delText>
              </w:r>
            </w:del>
            <w:ins w:id="21" w:author="Author">
              <w:r w:rsidR="00273C83" w:rsidRPr="00273C83">
                <w:rPr>
                  <w:b/>
                  <w:rPrChange w:id="22" w:author="Author">
                    <w:rPr/>
                  </w:rPrChange>
                </w:rPr>
                <w:t>Query editor</w:t>
              </w:r>
              <w:r w:rsidR="00273C83">
                <w:t xml:space="preserve"> of SQL Data Warehouse in Azure Portal.</w:t>
              </w:r>
            </w:ins>
          </w:p>
          <w:p w14:paraId="55BEB4E1" w14:textId="77777777" w:rsidR="005A4D2B" w:rsidRDefault="005A4D2B" w:rsidP="00651427">
            <w:pPr>
              <w:pStyle w:val="ListParagraph"/>
              <w:numPr>
                <w:ilvl w:val="0"/>
                <w:numId w:val="4"/>
              </w:numPr>
              <w:spacing w:after="160"/>
              <w:ind w:left="346"/>
            </w:pPr>
            <w:r>
              <w:t>Check the query execution details with using DMVs.</w:t>
            </w:r>
          </w:p>
          <w:p w14:paraId="102E0324" w14:textId="77777777" w:rsidR="005A4D2B" w:rsidRDefault="005A4D2B" w:rsidP="00651427">
            <w:pPr>
              <w:pStyle w:val="ListParagraph"/>
              <w:numPr>
                <w:ilvl w:val="0"/>
                <w:numId w:val="4"/>
              </w:numPr>
              <w:spacing w:after="160"/>
              <w:ind w:left="346"/>
            </w:pPr>
            <w:r>
              <w:t>You can use the labels to search for your specific query. Powershell window shows the “Label” that was used during query execution.</w:t>
            </w:r>
          </w:p>
        </w:tc>
        <w:tc>
          <w:tcPr>
            <w:tcW w:w="8915" w:type="dxa"/>
          </w:tcPr>
          <w:p w14:paraId="1C76A039" w14:textId="6A5FB8A2" w:rsidR="00273C83" w:rsidRDefault="00273C83" w:rsidP="00F547C8">
            <w:pPr>
              <w:rPr>
                <w:ins w:id="23" w:author="Author"/>
                <w:noProof/>
              </w:rPr>
            </w:pPr>
            <w:ins w:id="24" w:author="Author">
              <w:r>
                <w:rPr>
                  <w:noProof/>
                </w:rPr>
                <w:drawing>
                  <wp:inline distT="0" distB="0" distL="0" distR="0" wp14:anchorId="4EE5CD3F" wp14:editId="72D84775">
                    <wp:extent cx="2991333" cy="2828925"/>
                    <wp:effectExtent l="19050" t="19050" r="190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8175" cy="2844852"/>
                            </a:xfrm>
                            <a:prstGeom prst="rect">
                              <a:avLst/>
                            </a:prstGeom>
                            <a:ln>
                              <a:solidFill>
                                <a:schemeClr val="tx1">
                                  <a:lumMod val="65000"/>
                                  <a:lumOff val="35000"/>
                                </a:schemeClr>
                              </a:solidFill>
                            </a:ln>
                          </pic:spPr>
                        </pic:pic>
                      </a:graphicData>
                    </a:graphic>
                  </wp:inline>
                </w:drawing>
              </w:r>
            </w:ins>
          </w:p>
          <w:p w14:paraId="492A4DEC" w14:textId="77777777" w:rsidR="009B3EE3" w:rsidRDefault="009B3EE3" w:rsidP="009B3EE3">
            <w:pPr>
              <w:autoSpaceDE w:val="0"/>
              <w:autoSpaceDN w:val="0"/>
              <w:adjustRightInd w:val="0"/>
              <w:spacing w:after="0"/>
              <w:rPr>
                <w:ins w:id="25" w:author="Author"/>
                <w:rFonts w:ascii="Consolas" w:hAnsi="Consolas" w:cs="Consolas"/>
                <w:color w:val="000000"/>
                <w:sz w:val="19"/>
                <w:szCs w:val="19"/>
                <w:highlight w:val="white"/>
              </w:rPr>
            </w:pPr>
            <w:ins w:id="26" w:author="Autho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dm_pdw_exec_requests</w:t>
              </w:r>
            </w:ins>
          </w:p>
          <w:p w14:paraId="76FC2781" w14:textId="77777777" w:rsidR="009B3EE3" w:rsidRDefault="009B3EE3" w:rsidP="009B3EE3">
            <w:pPr>
              <w:autoSpaceDE w:val="0"/>
              <w:autoSpaceDN w:val="0"/>
              <w:adjustRightInd w:val="0"/>
              <w:spacing w:after="0"/>
              <w:rPr>
                <w:ins w:id="27" w:author="Author"/>
                <w:rFonts w:ascii="Consolas" w:hAnsi="Consolas" w:cs="Consolas"/>
                <w:color w:val="000000"/>
                <w:sz w:val="19"/>
                <w:szCs w:val="19"/>
                <w:highlight w:val="white"/>
              </w:rPr>
            </w:pPr>
            <w:ins w:id="28" w:author="Autho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[Label]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'Exercise1 | Slow%'</w:t>
              </w:r>
              <w:r>
                <w:rPr>
                  <w:rFonts w:ascii="Consolas" w:hAnsi="Consolas" w:cs="Consolas"/>
                  <w:color w:val="000000"/>
                  <w:sz w:val="19"/>
                  <w:szCs w:val="19"/>
                  <w:highlight w:val="white"/>
                </w:rPr>
                <w:t xml:space="preserve"> </w:t>
              </w:r>
            </w:ins>
          </w:p>
          <w:p w14:paraId="753B122A" w14:textId="428478B9" w:rsidR="00033519" w:rsidRDefault="009B3EE3" w:rsidP="009B3EE3">
            <w:pPr>
              <w:rPr>
                <w:ins w:id="29" w:author="Author"/>
                <w:noProof/>
              </w:rPr>
            </w:pPr>
            <w:ins w:id="30" w:author="Autho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submit_time </w:t>
              </w:r>
              <w:r>
                <w:rPr>
                  <w:rFonts w:ascii="Consolas" w:hAnsi="Consolas" w:cs="Consolas"/>
                  <w:color w:val="0000FF"/>
                  <w:sz w:val="19"/>
                  <w:szCs w:val="19"/>
                  <w:highlight w:val="white"/>
                </w:rPr>
                <w:t>DESC</w:t>
              </w:r>
            </w:ins>
          </w:p>
          <w:p w14:paraId="503B4907" w14:textId="3989F364" w:rsidR="005A4D2B" w:rsidRDefault="005A4D2B" w:rsidP="00F547C8">
            <w:pPr>
              <w:rPr>
                <w:noProof/>
              </w:rPr>
            </w:pPr>
            <w:del w:id="31" w:author="Author">
              <w:r w:rsidDel="00033519">
                <w:rPr>
                  <w:noProof/>
                </w:rPr>
                <w:drawing>
                  <wp:inline distT="0" distB="0" distL="0" distR="0" wp14:anchorId="33C6E1AB" wp14:editId="7C4B288E">
                    <wp:extent cx="2638425" cy="666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8425" cy="666750"/>
                            </a:xfrm>
                            <a:prstGeom prst="rect">
                              <a:avLst/>
                            </a:prstGeom>
                          </pic:spPr>
                        </pic:pic>
                      </a:graphicData>
                    </a:graphic>
                  </wp:inline>
                </w:drawing>
              </w:r>
            </w:del>
          </w:p>
        </w:tc>
      </w:tr>
      <w:tr w:rsidR="005A4D2B" w:rsidRPr="00AD1490" w14:paraId="23681FA8" w14:textId="77777777" w:rsidTr="00F547C8">
        <w:trPr>
          <w:trHeight w:val="503"/>
        </w:trPr>
        <w:tc>
          <w:tcPr>
            <w:tcW w:w="2695" w:type="dxa"/>
          </w:tcPr>
          <w:p w14:paraId="3CDF5C31" w14:textId="77777777" w:rsidR="005A4D2B" w:rsidRDefault="005A4D2B" w:rsidP="00F547C8">
            <w:pPr>
              <w:jc w:val="both"/>
            </w:pPr>
          </w:p>
        </w:tc>
        <w:tc>
          <w:tcPr>
            <w:tcW w:w="3240" w:type="dxa"/>
          </w:tcPr>
          <w:p w14:paraId="5FE09E50" w14:textId="77777777" w:rsidR="005A4D2B" w:rsidRDefault="005A4D2B" w:rsidP="00651427">
            <w:pPr>
              <w:pStyle w:val="ListParagraph"/>
              <w:numPr>
                <w:ilvl w:val="0"/>
                <w:numId w:val="4"/>
              </w:numPr>
              <w:spacing w:after="160"/>
              <w:ind w:left="346"/>
            </w:pPr>
            <w:r>
              <w:t>Look for most recent execution of Exercise 1 query (“Running” or “Completed”)</w:t>
            </w:r>
          </w:p>
        </w:tc>
        <w:tc>
          <w:tcPr>
            <w:tcW w:w="8915" w:type="dxa"/>
          </w:tcPr>
          <w:p w14:paraId="47264D16" w14:textId="77777777" w:rsidR="005A4D2B" w:rsidRDefault="005A4D2B" w:rsidP="00F547C8">
            <w:pPr>
              <w:rPr>
                <w:noProof/>
              </w:rPr>
            </w:pPr>
            <w:r>
              <w:rPr>
                <w:noProof/>
              </w:rPr>
              <w:drawing>
                <wp:inline distT="0" distB="0" distL="0" distR="0" wp14:anchorId="147B4C05" wp14:editId="00FC635E">
                  <wp:extent cx="5523865" cy="450215"/>
                  <wp:effectExtent l="0" t="0" r="635"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3865" cy="450215"/>
                          </a:xfrm>
                          <a:prstGeom prst="rect">
                            <a:avLst/>
                          </a:prstGeom>
                        </pic:spPr>
                      </pic:pic>
                    </a:graphicData>
                  </a:graphic>
                </wp:inline>
              </w:drawing>
            </w:r>
          </w:p>
        </w:tc>
      </w:tr>
      <w:tr w:rsidR="005A4D2B" w:rsidRPr="00AD1490" w14:paraId="72C66EA6" w14:textId="77777777" w:rsidTr="00F547C8">
        <w:trPr>
          <w:trHeight w:val="503"/>
        </w:trPr>
        <w:tc>
          <w:tcPr>
            <w:tcW w:w="2695" w:type="dxa"/>
          </w:tcPr>
          <w:p w14:paraId="6C9341A0" w14:textId="77777777" w:rsidR="005A4D2B" w:rsidRDefault="005A4D2B" w:rsidP="00F547C8">
            <w:pPr>
              <w:jc w:val="both"/>
            </w:pPr>
          </w:p>
        </w:tc>
        <w:tc>
          <w:tcPr>
            <w:tcW w:w="3240" w:type="dxa"/>
          </w:tcPr>
          <w:p w14:paraId="68498FE8" w14:textId="77777777" w:rsidR="005A4D2B" w:rsidRDefault="005A4D2B" w:rsidP="00651427">
            <w:pPr>
              <w:pStyle w:val="ListParagraph"/>
              <w:numPr>
                <w:ilvl w:val="0"/>
                <w:numId w:val="4"/>
              </w:numPr>
              <w:spacing w:after="160"/>
              <w:ind w:left="346"/>
            </w:pPr>
            <w:r w:rsidRPr="005A4D2B">
              <w:t>Once you’ve identified the problematic query ID for this scenario, take a deeper look into it by using dm_pdw_request_steps:</w:t>
            </w:r>
          </w:p>
        </w:tc>
        <w:tc>
          <w:tcPr>
            <w:tcW w:w="8915" w:type="dxa"/>
          </w:tcPr>
          <w:p w14:paraId="75749864" w14:textId="77777777" w:rsidR="005A4D2B" w:rsidRDefault="005A4D2B" w:rsidP="00F547C8">
            <w:pPr>
              <w:rPr>
                <w:ins w:id="32" w:author="Author"/>
                <w:noProof/>
              </w:rPr>
            </w:pPr>
            <w:del w:id="33" w:author="Author">
              <w:r w:rsidDel="006F21D8">
                <w:rPr>
                  <w:noProof/>
                </w:rPr>
                <w:drawing>
                  <wp:inline distT="0" distB="0" distL="0" distR="0" wp14:anchorId="6705050E" wp14:editId="59D4B80B">
                    <wp:extent cx="2057400" cy="70485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57400" cy="704850"/>
                            </a:xfrm>
                            <a:prstGeom prst="rect">
                              <a:avLst/>
                            </a:prstGeom>
                          </pic:spPr>
                        </pic:pic>
                      </a:graphicData>
                    </a:graphic>
                  </wp:inline>
                </w:drawing>
              </w:r>
            </w:del>
          </w:p>
          <w:p w14:paraId="693CDAB8" w14:textId="77777777" w:rsidR="006F21D8" w:rsidRDefault="006F21D8" w:rsidP="006F21D8">
            <w:pPr>
              <w:autoSpaceDE w:val="0"/>
              <w:autoSpaceDN w:val="0"/>
              <w:adjustRightInd w:val="0"/>
              <w:spacing w:after="0"/>
              <w:rPr>
                <w:ins w:id="34" w:author="Author"/>
                <w:rFonts w:ascii="Consolas" w:hAnsi="Consolas" w:cs="Consolas"/>
                <w:color w:val="000000"/>
                <w:sz w:val="19"/>
                <w:szCs w:val="19"/>
                <w:highlight w:val="white"/>
              </w:rPr>
            </w:pPr>
            <w:ins w:id="35" w:author="Autho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dm_pdw_request_steps</w:t>
              </w:r>
            </w:ins>
          </w:p>
          <w:p w14:paraId="5E9FBD7A" w14:textId="32CF1D0B" w:rsidR="006F21D8" w:rsidRDefault="006F21D8" w:rsidP="006F21D8">
            <w:pPr>
              <w:autoSpaceDE w:val="0"/>
              <w:autoSpaceDN w:val="0"/>
              <w:adjustRightInd w:val="0"/>
              <w:spacing w:after="0"/>
              <w:rPr>
                <w:ins w:id="36" w:author="Author"/>
                <w:rFonts w:ascii="Consolas" w:hAnsi="Consolas" w:cs="Consolas"/>
                <w:color w:val="000000"/>
                <w:sz w:val="19"/>
                <w:szCs w:val="19"/>
                <w:highlight w:val="white"/>
              </w:rPr>
            </w:pPr>
            <w:ins w:id="37" w:author="Autho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request_id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'QID####'</w:t>
              </w:r>
            </w:ins>
          </w:p>
          <w:p w14:paraId="6922AFFD" w14:textId="3134DC18" w:rsidR="006F21D8" w:rsidRDefault="006F21D8" w:rsidP="006F21D8">
            <w:pPr>
              <w:rPr>
                <w:noProof/>
              </w:rPr>
            </w:pPr>
            <w:ins w:id="38" w:author="Autho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step_index</w:t>
              </w:r>
            </w:ins>
          </w:p>
        </w:tc>
      </w:tr>
      <w:tr w:rsidR="005A4D2B" w:rsidRPr="00AD1490" w14:paraId="35906CD6" w14:textId="77777777" w:rsidTr="00F547C8">
        <w:trPr>
          <w:trHeight w:val="503"/>
        </w:trPr>
        <w:tc>
          <w:tcPr>
            <w:tcW w:w="2695" w:type="dxa"/>
          </w:tcPr>
          <w:p w14:paraId="418FCC2B" w14:textId="77777777" w:rsidR="005A4D2B" w:rsidRDefault="005A4D2B" w:rsidP="00F547C8">
            <w:pPr>
              <w:jc w:val="both"/>
            </w:pPr>
          </w:p>
        </w:tc>
        <w:tc>
          <w:tcPr>
            <w:tcW w:w="3240" w:type="dxa"/>
          </w:tcPr>
          <w:p w14:paraId="44985CD2" w14:textId="77777777" w:rsidR="005A4D2B" w:rsidRDefault="005A4D2B" w:rsidP="00651427">
            <w:pPr>
              <w:pStyle w:val="ListParagraph"/>
              <w:numPr>
                <w:ilvl w:val="0"/>
                <w:numId w:val="4"/>
              </w:numPr>
              <w:spacing w:after="160"/>
              <w:ind w:left="346"/>
            </w:pPr>
            <w:r w:rsidRPr="005A4D2B">
              <w:t xml:space="preserve">After running these queries, come up with a hypothesis about why the operation may be taking a long time.  What are the longest running operations?  What might they tell </w:t>
            </w:r>
            <w:r w:rsidRPr="005A4D2B">
              <w:lastRenderedPageBreak/>
              <w:t>you about how the workflow is structured?</w:t>
            </w:r>
          </w:p>
        </w:tc>
        <w:tc>
          <w:tcPr>
            <w:tcW w:w="8915" w:type="dxa"/>
          </w:tcPr>
          <w:p w14:paraId="242DBDE8" w14:textId="77777777" w:rsidR="005A4D2B" w:rsidRDefault="005A4D2B" w:rsidP="00F547C8">
            <w:pPr>
              <w:rPr>
                <w:noProof/>
              </w:rPr>
            </w:pPr>
            <w:r>
              <w:rPr>
                <w:noProof/>
              </w:rPr>
              <w:lastRenderedPageBreak/>
              <w:drawing>
                <wp:inline distT="0" distB="0" distL="0" distR="0" wp14:anchorId="4E8D0034" wp14:editId="15FD3E4C">
                  <wp:extent cx="5523865" cy="853440"/>
                  <wp:effectExtent l="0" t="0" r="635"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3865" cy="853440"/>
                          </a:xfrm>
                          <a:prstGeom prst="rect">
                            <a:avLst/>
                          </a:prstGeom>
                        </pic:spPr>
                      </pic:pic>
                    </a:graphicData>
                  </a:graphic>
                </wp:inline>
              </w:drawing>
            </w:r>
          </w:p>
          <w:p w14:paraId="09DB2A0D" w14:textId="77777777" w:rsidR="009D068F" w:rsidRDefault="009D068F" w:rsidP="009D068F">
            <w:pPr>
              <w:rPr>
                <w:noProof/>
              </w:rPr>
            </w:pPr>
          </w:p>
          <w:p w14:paraId="37E8F41D" w14:textId="77777777" w:rsidR="009D068F" w:rsidRDefault="009D068F" w:rsidP="009D068F">
            <w:pPr>
              <w:rPr>
                <w:noProof/>
              </w:rPr>
            </w:pPr>
            <w:r w:rsidRPr="008D5A25">
              <w:rPr>
                <w:b/>
                <w:noProof/>
              </w:rPr>
              <w:lastRenderedPageBreak/>
              <w:t>Hint:</w:t>
            </w:r>
            <w:r>
              <w:rPr>
                <w:noProof/>
              </w:rPr>
              <w:t xml:space="preserve"> </w:t>
            </w:r>
            <w:r w:rsidRPr="008D5A25">
              <w:rPr>
                <w:i/>
                <w:noProof/>
              </w:rPr>
              <w:t>Moving data will typically be one of the most expensive operations within SQL DW.  How is this query moving data and how could it move it more effectively?  See the Appendix for more info about data movement types.</w:t>
            </w:r>
            <w:r>
              <w:rPr>
                <w:noProof/>
              </w:rPr>
              <w:t xml:space="preserve"> </w:t>
            </w:r>
          </w:p>
          <w:p w14:paraId="7EE9C9A2" w14:textId="77777777" w:rsidR="009D068F" w:rsidRDefault="009D068F" w:rsidP="009D068F">
            <w:pPr>
              <w:rPr>
                <w:noProof/>
              </w:rPr>
            </w:pPr>
            <w:r w:rsidRPr="008D5A25">
              <w:rPr>
                <w:b/>
                <w:noProof/>
              </w:rPr>
              <w:t>Hint:</w:t>
            </w:r>
            <w:r>
              <w:rPr>
                <w:noProof/>
              </w:rPr>
              <w:t xml:space="preserve"> </w:t>
            </w:r>
            <w:r w:rsidRPr="008D5A25">
              <w:rPr>
                <w:i/>
                <w:noProof/>
              </w:rPr>
              <w:t>Why is this query moving data?  What is the source of the moved data?</w:t>
            </w:r>
            <w:r>
              <w:rPr>
                <w:noProof/>
              </w:rPr>
              <w:t xml:space="preserve"> </w:t>
            </w:r>
          </w:p>
          <w:p w14:paraId="69E94888" w14:textId="77777777" w:rsidR="009D068F" w:rsidRDefault="009D068F" w:rsidP="009D068F">
            <w:pPr>
              <w:rPr>
                <w:noProof/>
              </w:rPr>
            </w:pPr>
            <w:r w:rsidRPr="008D5A25">
              <w:rPr>
                <w:b/>
                <w:noProof/>
              </w:rPr>
              <w:t>Hint:</w:t>
            </w:r>
            <w:r>
              <w:rPr>
                <w:noProof/>
              </w:rPr>
              <w:t xml:space="preserve"> </w:t>
            </w:r>
            <w:r w:rsidRPr="008D5A25">
              <w:rPr>
                <w:i/>
                <w:noProof/>
              </w:rPr>
              <w:t>If you’re still stuck, look at your tables in the object explorer (or sys.tables) – what’s different about the table the user is querying?  Can you find it where you expect in the object explorer tree?  Why not?  What type of table is this table?</w:t>
            </w:r>
          </w:p>
        </w:tc>
      </w:tr>
      <w:tr w:rsidR="009D068F" w:rsidRPr="00AD1490" w14:paraId="25955A91" w14:textId="77777777" w:rsidTr="00F547C8">
        <w:trPr>
          <w:trHeight w:val="503"/>
        </w:trPr>
        <w:tc>
          <w:tcPr>
            <w:tcW w:w="2695" w:type="dxa"/>
          </w:tcPr>
          <w:p w14:paraId="00AC2902" w14:textId="77777777" w:rsidR="009D068F" w:rsidRDefault="00B233CB" w:rsidP="00F547C8">
            <w:pPr>
              <w:jc w:val="both"/>
            </w:pPr>
            <w:r>
              <w:lastRenderedPageBreak/>
              <w:t>Run “Fast” version</w:t>
            </w:r>
          </w:p>
        </w:tc>
        <w:tc>
          <w:tcPr>
            <w:tcW w:w="3240" w:type="dxa"/>
          </w:tcPr>
          <w:p w14:paraId="67ADEE57" w14:textId="77777777" w:rsidR="009D068F" w:rsidRDefault="009D068F" w:rsidP="00651427">
            <w:pPr>
              <w:pStyle w:val="ListParagraph"/>
              <w:numPr>
                <w:ilvl w:val="0"/>
                <w:numId w:val="4"/>
              </w:numPr>
              <w:spacing w:after="160"/>
              <w:ind w:left="346"/>
            </w:pPr>
            <w:r w:rsidRPr="009D068F">
              <w:t>After you have a firm understanding of this slow scenario,</w:t>
            </w:r>
            <w:r>
              <w:t xml:space="preserve"> run the same query with Fast option.</w:t>
            </w:r>
          </w:p>
          <w:p w14:paraId="169D7DCA" w14:textId="77777777" w:rsidR="009D068F" w:rsidRPr="005A4D2B" w:rsidRDefault="009D068F" w:rsidP="009D068F">
            <w:pPr>
              <w:spacing w:after="160"/>
            </w:pPr>
            <w:r>
              <w:t>“</w:t>
            </w:r>
            <w:r w:rsidRPr="00D23E4C">
              <w:t xml:space="preserve">.\RunExercise.ps1 -Name Exercise1 -Type </w:t>
            </w:r>
            <w:r w:rsidR="003B43ED">
              <w:t>Fast</w:t>
            </w:r>
            <w:r>
              <w:t>”</w:t>
            </w:r>
          </w:p>
        </w:tc>
        <w:tc>
          <w:tcPr>
            <w:tcW w:w="8915" w:type="dxa"/>
          </w:tcPr>
          <w:p w14:paraId="32EF68D4" w14:textId="77777777" w:rsidR="009D068F" w:rsidRDefault="009D068F" w:rsidP="00F547C8">
            <w:pPr>
              <w:rPr>
                <w:noProof/>
              </w:rPr>
            </w:pPr>
            <w:r>
              <w:rPr>
                <w:noProof/>
              </w:rPr>
              <w:drawing>
                <wp:inline distT="0" distB="0" distL="0" distR="0" wp14:anchorId="1CF6D18F" wp14:editId="5AF906C3">
                  <wp:extent cx="4514850" cy="20002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4850" cy="200025"/>
                          </a:xfrm>
                          <a:prstGeom prst="rect">
                            <a:avLst/>
                          </a:prstGeom>
                        </pic:spPr>
                      </pic:pic>
                    </a:graphicData>
                  </a:graphic>
                </wp:inline>
              </w:drawing>
            </w:r>
          </w:p>
        </w:tc>
      </w:tr>
      <w:tr w:rsidR="005A4D2B" w:rsidRPr="00AD1490" w14:paraId="7D884BD8" w14:textId="77777777" w:rsidTr="00F547C8">
        <w:trPr>
          <w:trHeight w:val="503"/>
        </w:trPr>
        <w:tc>
          <w:tcPr>
            <w:tcW w:w="2695" w:type="dxa"/>
          </w:tcPr>
          <w:p w14:paraId="6DC04670" w14:textId="77777777" w:rsidR="005A4D2B" w:rsidRDefault="005A4D2B" w:rsidP="00F547C8">
            <w:pPr>
              <w:jc w:val="both"/>
            </w:pPr>
          </w:p>
        </w:tc>
        <w:tc>
          <w:tcPr>
            <w:tcW w:w="3240" w:type="dxa"/>
          </w:tcPr>
          <w:p w14:paraId="045B27C2" w14:textId="77777777" w:rsidR="005A4D2B" w:rsidRDefault="009D068F" w:rsidP="00651427">
            <w:pPr>
              <w:pStyle w:val="ListParagraph"/>
              <w:numPr>
                <w:ilvl w:val="0"/>
                <w:numId w:val="4"/>
              </w:numPr>
              <w:spacing w:after="160"/>
              <w:ind w:left="346"/>
            </w:pPr>
            <w:r w:rsidRPr="009D068F">
              <w:t>This will execute a query on your server and show the result</w:t>
            </w:r>
          </w:p>
        </w:tc>
        <w:tc>
          <w:tcPr>
            <w:tcW w:w="8915" w:type="dxa"/>
          </w:tcPr>
          <w:p w14:paraId="3810F4B3" w14:textId="77777777" w:rsidR="005A4D2B" w:rsidRDefault="009D068F" w:rsidP="00F547C8">
            <w:pPr>
              <w:rPr>
                <w:noProof/>
              </w:rPr>
            </w:pPr>
            <w:r>
              <w:rPr>
                <w:noProof/>
              </w:rPr>
              <w:drawing>
                <wp:inline distT="0" distB="0" distL="0" distR="0" wp14:anchorId="6E45AD33" wp14:editId="198B2AD3">
                  <wp:extent cx="5391150" cy="22860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1150" cy="2286000"/>
                          </a:xfrm>
                          <a:prstGeom prst="rect">
                            <a:avLst/>
                          </a:prstGeom>
                        </pic:spPr>
                      </pic:pic>
                    </a:graphicData>
                  </a:graphic>
                </wp:inline>
              </w:drawing>
            </w:r>
          </w:p>
        </w:tc>
      </w:tr>
      <w:tr w:rsidR="005A4D2B" w:rsidRPr="00AD1490" w14:paraId="6EB1EAE4" w14:textId="77777777" w:rsidTr="00F547C8">
        <w:trPr>
          <w:trHeight w:val="503"/>
        </w:trPr>
        <w:tc>
          <w:tcPr>
            <w:tcW w:w="2695" w:type="dxa"/>
          </w:tcPr>
          <w:p w14:paraId="70D28EFC" w14:textId="77777777" w:rsidR="005A4D2B" w:rsidRDefault="005A4D2B" w:rsidP="00F547C8">
            <w:pPr>
              <w:jc w:val="both"/>
            </w:pPr>
          </w:p>
        </w:tc>
        <w:tc>
          <w:tcPr>
            <w:tcW w:w="3240" w:type="dxa"/>
          </w:tcPr>
          <w:p w14:paraId="58C43A94" w14:textId="77777777" w:rsidR="005A4D2B" w:rsidRDefault="00B233CB" w:rsidP="00651427">
            <w:pPr>
              <w:pStyle w:val="ListParagraph"/>
              <w:numPr>
                <w:ilvl w:val="0"/>
                <w:numId w:val="4"/>
              </w:numPr>
              <w:spacing w:after="160"/>
              <w:ind w:left="346"/>
            </w:pPr>
            <w:r>
              <w:t>Compare the results.</w:t>
            </w:r>
          </w:p>
        </w:tc>
        <w:tc>
          <w:tcPr>
            <w:tcW w:w="8915" w:type="dxa"/>
          </w:tcPr>
          <w:p w14:paraId="7B08224B" w14:textId="3BB27858" w:rsidR="005A4D2B" w:rsidRDefault="00B233CB" w:rsidP="00F547C8">
            <w:pPr>
              <w:rPr>
                <w:ins w:id="39" w:author="Author"/>
                <w:noProof/>
              </w:rPr>
            </w:pPr>
            <w:del w:id="40" w:author="Author">
              <w:r w:rsidDel="004B7350">
                <w:rPr>
                  <w:noProof/>
                </w:rPr>
                <w:drawing>
                  <wp:inline distT="0" distB="0" distL="0" distR="0" wp14:anchorId="0B2416D9" wp14:editId="2972FF22">
                    <wp:extent cx="2628900" cy="1438275"/>
                    <wp:effectExtent l="0" t="0" r="0"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8900" cy="1438275"/>
                            </a:xfrm>
                            <a:prstGeom prst="rect">
                              <a:avLst/>
                            </a:prstGeom>
                          </pic:spPr>
                        </pic:pic>
                      </a:graphicData>
                    </a:graphic>
                  </wp:inline>
                </w:drawing>
              </w:r>
            </w:del>
          </w:p>
          <w:p w14:paraId="01A3979D" w14:textId="77777777" w:rsidR="004B7350" w:rsidRDefault="004B7350" w:rsidP="004B7350">
            <w:pPr>
              <w:autoSpaceDE w:val="0"/>
              <w:autoSpaceDN w:val="0"/>
              <w:adjustRightInd w:val="0"/>
              <w:spacing w:after="0"/>
              <w:rPr>
                <w:ins w:id="41" w:author="Author"/>
                <w:rFonts w:ascii="Consolas" w:hAnsi="Consolas" w:cs="Consolas"/>
                <w:color w:val="000000"/>
                <w:sz w:val="19"/>
                <w:szCs w:val="19"/>
                <w:highlight w:val="white"/>
              </w:rPr>
            </w:pPr>
            <w:ins w:id="42" w:author="Autho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dm_pdw_exec_requests</w:t>
              </w:r>
            </w:ins>
          </w:p>
          <w:p w14:paraId="7BFC04A6" w14:textId="77777777" w:rsidR="004B7350" w:rsidRDefault="004B7350" w:rsidP="004B7350">
            <w:pPr>
              <w:autoSpaceDE w:val="0"/>
              <w:autoSpaceDN w:val="0"/>
              <w:adjustRightInd w:val="0"/>
              <w:spacing w:after="0"/>
              <w:rPr>
                <w:ins w:id="43" w:author="Author"/>
                <w:rFonts w:ascii="Consolas" w:hAnsi="Consolas" w:cs="Consolas"/>
                <w:color w:val="000000"/>
                <w:sz w:val="19"/>
                <w:szCs w:val="19"/>
                <w:highlight w:val="white"/>
              </w:rPr>
            </w:pPr>
            <w:ins w:id="44" w:author="Autho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[Label]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'Exercise1 | Fast%'</w:t>
              </w:r>
              <w:r>
                <w:rPr>
                  <w:rFonts w:ascii="Consolas" w:hAnsi="Consolas" w:cs="Consolas"/>
                  <w:color w:val="000000"/>
                  <w:sz w:val="19"/>
                  <w:szCs w:val="19"/>
                  <w:highlight w:val="white"/>
                </w:rPr>
                <w:t xml:space="preserve"> </w:t>
              </w:r>
            </w:ins>
          </w:p>
          <w:p w14:paraId="0E4B515D" w14:textId="77777777" w:rsidR="004B7350" w:rsidRDefault="004B7350" w:rsidP="004B7350">
            <w:pPr>
              <w:autoSpaceDE w:val="0"/>
              <w:autoSpaceDN w:val="0"/>
              <w:adjustRightInd w:val="0"/>
              <w:spacing w:after="0"/>
              <w:rPr>
                <w:ins w:id="45" w:author="Author"/>
                <w:rFonts w:ascii="Consolas" w:hAnsi="Consolas" w:cs="Consolas"/>
                <w:color w:val="000000"/>
                <w:sz w:val="19"/>
                <w:szCs w:val="19"/>
                <w:highlight w:val="white"/>
              </w:rPr>
            </w:pPr>
            <w:ins w:id="46" w:author="Autho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submit_time </w:t>
              </w:r>
              <w:r>
                <w:rPr>
                  <w:rFonts w:ascii="Consolas" w:hAnsi="Consolas" w:cs="Consolas"/>
                  <w:color w:val="0000FF"/>
                  <w:sz w:val="19"/>
                  <w:szCs w:val="19"/>
                  <w:highlight w:val="white"/>
                </w:rPr>
                <w:t>DESC</w:t>
              </w:r>
            </w:ins>
          </w:p>
          <w:p w14:paraId="7A7D21F1" w14:textId="77777777" w:rsidR="004B7350" w:rsidRDefault="004B7350" w:rsidP="004B7350">
            <w:pPr>
              <w:autoSpaceDE w:val="0"/>
              <w:autoSpaceDN w:val="0"/>
              <w:adjustRightInd w:val="0"/>
              <w:spacing w:after="0"/>
              <w:rPr>
                <w:ins w:id="47" w:author="Author"/>
                <w:rFonts w:ascii="Consolas" w:hAnsi="Consolas" w:cs="Consolas"/>
                <w:color w:val="000000"/>
                <w:sz w:val="19"/>
                <w:szCs w:val="19"/>
                <w:highlight w:val="white"/>
              </w:rPr>
            </w:pPr>
          </w:p>
          <w:p w14:paraId="2D8C0D7E" w14:textId="77777777" w:rsidR="004B7350" w:rsidRDefault="004B7350" w:rsidP="004B7350">
            <w:pPr>
              <w:autoSpaceDE w:val="0"/>
              <w:autoSpaceDN w:val="0"/>
              <w:adjustRightInd w:val="0"/>
              <w:spacing w:after="0"/>
              <w:rPr>
                <w:ins w:id="48" w:author="Author"/>
                <w:rFonts w:ascii="Consolas" w:hAnsi="Consolas" w:cs="Consolas"/>
                <w:color w:val="000000"/>
                <w:sz w:val="19"/>
                <w:szCs w:val="19"/>
                <w:highlight w:val="white"/>
              </w:rPr>
            </w:pPr>
            <w:ins w:id="49" w:author="Autho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dm_pdw_request_steps</w:t>
              </w:r>
            </w:ins>
          </w:p>
          <w:p w14:paraId="70EE66D3" w14:textId="77777777" w:rsidR="004B7350" w:rsidRDefault="004B7350" w:rsidP="004B7350">
            <w:pPr>
              <w:autoSpaceDE w:val="0"/>
              <w:autoSpaceDN w:val="0"/>
              <w:adjustRightInd w:val="0"/>
              <w:spacing w:after="0"/>
              <w:rPr>
                <w:ins w:id="50" w:author="Author"/>
                <w:rFonts w:ascii="Consolas" w:hAnsi="Consolas" w:cs="Consolas"/>
                <w:color w:val="000000"/>
                <w:sz w:val="19"/>
                <w:szCs w:val="19"/>
                <w:highlight w:val="white"/>
              </w:rPr>
            </w:pPr>
            <w:ins w:id="51" w:author="Autho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request_id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'QID####'</w:t>
              </w:r>
            </w:ins>
          </w:p>
          <w:p w14:paraId="04EB9482" w14:textId="77777777" w:rsidR="004B7350" w:rsidRDefault="004B7350" w:rsidP="004B7350">
            <w:pPr>
              <w:autoSpaceDE w:val="0"/>
              <w:autoSpaceDN w:val="0"/>
              <w:adjustRightInd w:val="0"/>
              <w:spacing w:after="0"/>
              <w:rPr>
                <w:ins w:id="52" w:author="Author"/>
                <w:rFonts w:ascii="Consolas" w:hAnsi="Consolas" w:cs="Consolas"/>
                <w:color w:val="000000"/>
                <w:sz w:val="19"/>
                <w:szCs w:val="19"/>
                <w:highlight w:val="white"/>
              </w:rPr>
            </w:pPr>
            <w:ins w:id="53" w:author="Autho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step_index</w:t>
              </w:r>
            </w:ins>
          </w:p>
          <w:p w14:paraId="48BF9C43" w14:textId="77777777" w:rsidR="004B7350" w:rsidRDefault="004B7350" w:rsidP="00F547C8">
            <w:pPr>
              <w:rPr>
                <w:noProof/>
              </w:rPr>
            </w:pPr>
          </w:p>
          <w:p w14:paraId="021891FC" w14:textId="77777777" w:rsidR="002D4090" w:rsidRDefault="002D4090" w:rsidP="00F547C8">
            <w:pPr>
              <w:rPr>
                <w:noProof/>
              </w:rPr>
            </w:pPr>
            <w:r>
              <w:rPr>
                <w:noProof/>
              </w:rPr>
              <w:lastRenderedPageBreak/>
              <w:drawing>
                <wp:inline distT="0" distB="0" distL="0" distR="0" wp14:anchorId="471D6DDD" wp14:editId="05BD850B">
                  <wp:extent cx="5523865" cy="3467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3865" cy="346710"/>
                          </a:xfrm>
                          <a:prstGeom prst="rect">
                            <a:avLst/>
                          </a:prstGeom>
                        </pic:spPr>
                      </pic:pic>
                    </a:graphicData>
                  </a:graphic>
                </wp:inline>
              </w:drawing>
            </w:r>
          </w:p>
          <w:p w14:paraId="03A5120B" w14:textId="77777777" w:rsidR="002D4090" w:rsidRDefault="006E1B12" w:rsidP="00F547C8">
            <w:pPr>
              <w:rPr>
                <w:noProof/>
              </w:rPr>
            </w:pPr>
            <w:r>
              <w:rPr>
                <w:noProof/>
              </w:rPr>
              <w:drawing>
                <wp:inline distT="0" distB="0" distL="0" distR="0" wp14:anchorId="4012E8AB" wp14:editId="113F7FF4">
                  <wp:extent cx="5523865" cy="14655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3865" cy="1465580"/>
                          </a:xfrm>
                          <a:prstGeom prst="rect">
                            <a:avLst/>
                          </a:prstGeom>
                        </pic:spPr>
                      </pic:pic>
                    </a:graphicData>
                  </a:graphic>
                </wp:inline>
              </w:drawing>
            </w:r>
          </w:p>
        </w:tc>
      </w:tr>
      <w:tr w:rsidR="006D234E" w:rsidRPr="00AD1490" w14:paraId="3E0C2C77" w14:textId="77777777" w:rsidTr="00F547C8">
        <w:trPr>
          <w:trHeight w:val="503"/>
        </w:trPr>
        <w:tc>
          <w:tcPr>
            <w:tcW w:w="14850" w:type="dxa"/>
            <w:gridSpan w:val="3"/>
          </w:tcPr>
          <w:p w14:paraId="3A8D14D2" w14:textId="77777777" w:rsidR="006D234E" w:rsidRDefault="00044656" w:rsidP="00044656">
            <w:pPr>
              <w:pStyle w:val="Heading5"/>
            </w:pPr>
            <w:r>
              <w:lastRenderedPageBreak/>
              <w:t>Discussion</w:t>
            </w:r>
          </w:p>
          <w:p w14:paraId="51648B7D" w14:textId="77777777" w:rsidR="00044656" w:rsidRDefault="00044656" w:rsidP="00044656">
            <w:r>
              <w:t xml:space="preserve">After steps 1-5, you should have taken a look at the query that was being executed and think about what kind of plan you may expect to see. </w:t>
            </w:r>
          </w:p>
          <w:p w14:paraId="19481407" w14:textId="77777777" w:rsidR="00044656" w:rsidRDefault="00044656" w:rsidP="00044656"/>
          <w:p w14:paraId="7D350D4E" w14:textId="307858D3" w:rsidR="00044656" w:rsidRDefault="00044656" w:rsidP="00044656">
            <w:r>
              <w:t xml:space="preserve">At step 10, you should have been able to find your query in exec_requests using the label and determine: Request_ID, total elapsed time, resource class, and first 4,000 characters of the command text. Looking at the command you can see that you are running a select count_big(*) against the 'dbo.lineitem_0' table. You may want to look in object explorer or sys.tables at this point to see a few general things: what type of table is it? If it's distributed, what is the distribution key/column? Are there </w:t>
            </w:r>
            <w:r w:rsidR="008A5E0F">
              <w:t xml:space="preserve">multi column </w:t>
            </w:r>
            <w:r>
              <w:t xml:space="preserve">statistics? Have they been updated? If it's a </w:t>
            </w:r>
            <w:del w:id="54" w:author="Author">
              <w:r w:rsidDel="00A66EB9">
                <w:delText>veiw</w:delText>
              </w:r>
            </w:del>
            <w:ins w:id="55" w:author="Author">
              <w:r w:rsidR="00A66EB9">
                <w:t>view</w:t>
              </w:r>
            </w:ins>
            <w:r>
              <w:t>, what are the underlying tables? These are all general things you will want to know for most query performance issues.</w:t>
            </w:r>
          </w:p>
          <w:p w14:paraId="774C7573" w14:textId="13F467BB" w:rsidR="00044656" w:rsidRDefault="00A66EB9">
            <w:pPr>
              <w:tabs>
                <w:tab w:val="left" w:pos="4455"/>
              </w:tabs>
              <w:pPrChange w:id="56" w:author="Author">
                <w:pPr/>
              </w:pPrChange>
            </w:pPr>
            <w:ins w:id="57" w:author="Author">
              <w:r>
                <w:tab/>
              </w:r>
            </w:ins>
          </w:p>
          <w:p w14:paraId="4B42B064" w14:textId="77777777" w:rsidR="00044656" w:rsidRDefault="00044656" w:rsidP="00044656">
            <w:r>
              <w:t xml:space="preserve">At step 11, you want to pick out the long-running step based on total_elapsed_time, which in this case was a HadoopRoundRobinOperation. If you look up this movement, it is querying data in an external table and storing the results in </w:t>
            </w:r>
            <w:r w:rsidRPr="008A5E0F">
              <w:rPr>
                <w:highlight w:val="yellow"/>
              </w:rPr>
              <w:t>PDW</w:t>
            </w:r>
            <w:r>
              <w:t xml:space="preserve"> in a round robin table. Also notice that the row count is large at about 60 million rows. This is because when copying data from an external table we copy a full version of the table into SQLDW - the predicate is not used to trim this data down yet. </w:t>
            </w:r>
          </w:p>
          <w:p w14:paraId="5875D0A8" w14:textId="77777777" w:rsidR="00044656" w:rsidRDefault="00044656" w:rsidP="00044656"/>
          <w:p w14:paraId="3AD29F30" w14:textId="77777777" w:rsidR="00044656" w:rsidRDefault="00044656" w:rsidP="00044656">
            <w:r>
              <w:t xml:space="preserve">At step 14, you should be able to use exec_requests in the same way you did before to get the query text and see that we are now querying table 'dbo.lineitem_3'. You should look at sys.tables or object explorer in SSMS/SSDT to see the differences between this table and the previous one. You should notice that lineitem_3 is a distributed table whereas </w:t>
            </w:r>
            <w:commentRangeStart w:id="58"/>
            <w:r>
              <w:t>Lineitem_2</w:t>
            </w:r>
            <w:commentRangeEnd w:id="58"/>
            <w:r w:rsidR="00A66EB9">
              <w:rPr>
                <w:rStyle w:val="CommentReference"/>
                <w:rFonts w:ascii="Times New Roman" w:eastAsia="Times New Roman" w:hAnsi="Times New Roman"/>
              </w:rPr>
              <w:commentReference w:id="58"/>
            </w:r>
            <w:r>
              <w:t xml:space="preserve"> was an external table. The new plan in request_steps no longer has the Hadoop shuffle because the data is already in SQLDW. </w:t>
            </w:r>
          </w:p>
          <w:p w14:paraId="3D31CC54" w14:textId="77777777" w:rsidR="00044656" w:rsidRDefault="00044656" w:rsidP="00044656">
            <w:r>
              <w:t xml:space="preserve"> </w:t>
            </w:r>
          </w:p>
          <w:p w14:paraId="3A788ED4" w14:textId="77777777" w:rsidR="00044656" w:rsidRDefault="00044656" w:rsidP="00044656">
            <w:r>
              <w:t>This should illustrate that when you are going to be using external tables repeatedly, it is much more efficient if you first import the table(s) into SQLDW then run the queries on the local tables. Otherwise, every query that touches the external table will have to import the table into tempdb as part of the plan before being able to execute the query.</w:t>
            </w:r>
          </w:p>
        </w:tc>
      </w:tr>
      <w:tr w:rsidR="00B233CB" w:rsidRPr="00AD1490" w14:paraId="08066813" w14:textId="77777777" w:rsidTr="00F547C8">
        <w:trPr>
          <w:trHeight w:val="503"/>
        </w:trPr>
        <w:tc>
          <w:tcPr>
            <w:tcW w:w="14850" w:type="dxa"/>
            <w:gridSpan w:val="3"/>
          </w:tcPr>
          <w:p w14:paraId="741295B6" w14:textId="77777777" w:rsidR="00B233CB" w:rsidRDefault="00B233CB" w:rsidP="00F547C8">
            <w:pPr>
              <w:rPr>
                <w:noProof/>
              </w:rPr>
            </w:pPr>
            <w:r>
              <w:t xml:space="preserve">End of </w:t>
            </w:r>
            <w:r w:rsidRPr="0057015E">
              <w:t>Exercise 1</w:t>
            </w:r>
            <w:r>
              <w:t>.</w:t>
            </w:r>
          </w:p>
        </w:tc>
      </w:tr>
    </w:tbl>
    <w:p w14:paraId="78D3453D" w14:textId="77777777" w:rsidR="0057015E" w:rsidRDefault="0057015E" w:rsidP="0057015E">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57015E" w14:paraId="0EDCDC20" w14:textId="77777777" w:rsidTr="00F547C8">
        <w:trPr>
          <w:trHeight w:val="638"/>
        </w:trPr>
        <w:tc>
          <w:tcPr>
            <w:tcW w:w="14850" w:type="dxa"/>
            <w:gridSpan w:val="3"/>
            <w:tcBorders>
              <w:bottom w:val="single" w:sz="4" w:space="0" w:color="auto"/>
            </w:tcBorders>
            <w:shd w:val="clear" w:color="auto" w:fill="DBE5F1" w:themeFill="accent1" w:themeFillTint="33"/>
          </w:tcPr>
          <w:p w14:paraId="5C143908" w14:textId="1CA73DDE" w:rsidR="0057015E" w:rsidRDefault="00707556" w:rsidP="00F547C8">
            <w:pPr>
              <w:pStyle w:val="Heading2"/>
              <w:rPr>
                <w:rFonts w:eastAsia="Calibri"/>
              </w:rPr>
            </w:pPr>
            <w:bookmarkStart w:id="59" w:name="_Toc482195557"/>
            <w:r>
              <w:rPr>
                <w:rFonts w:eastAsia="Calibri"/>
              </w:rPr>
              <w:lastRenderedPageBreak/>
              <w:t>Part</w:t>
            </w:r>
            <w:r w:rsidR="0057015E">
              <w:rPr>
                <w:rFonts w:eastAsia="Calibri"/>
              </w:rPr>
              <w:t xml:space="preserve"> 2</w:t>
            </w:r>
            <w:r>
              <w:rPr>
                <w:rFonts w:eastAsia="Calibri"/>
              </w:rPr>
              <w:t>: Joins</w:t>
            </w:r>
            <w:bookmarkEnd w:id="59"/>
          </w:p>
        </w:tc>
      </w:tr>
      <w:tr w:rsidR="0057015E" w14:paraId="6585485A" w14:textId="77777777" w:rsidTr="00F547C8">
        <w:trPr>
          <w:trHeight w:val="350"/>
          <w:tblHeader/>
        </w:trPr>
        <w:tc>
          <w:tcPr>
            <w:tcW w:w="14850" w:type="dxa"/>
            <w:gridSpan w:val="3"/>
            <w:shd w:val="clear" w:color="auto" w:fill="DBE5F1" w:themeFill="accent1" w:themeFillTint="33"/>
            <w:vAlign w:val="center"/>
          </w:tcPr>
          <w:p w14:paraId="49F56089" w14:textId="77777777" w:rsidR="0057015E" w:rsidRDefault="0057015E"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57015E" w:rsidRPr="00AD1490" w14:paraId="15905A45" w14:textId="77777777" w:rsidTr="00F547C8">
        <w:trPr>
          <w:trHeight w:val="503"/>
        </w:trPr>
        <w:tc>
          <w:tcPr>
            <w:tcW w:w="14850" w:type="dxa"/>
            <w:gridSpan w:val="3"/>
          </w:tcPr>
          <w:p w14:paraId="453583B4" w14:textId="77777777" w:rsidR="0057015E" w:rsidRDefault="00B233CB" w:rsidP="00F547C8">
            <w:r w:rsidRPr="00B233CB">
              <w:t>Now that you’ve got the hang of things, let’s try the same process on the next</w:t>
            </w:r>
            <w:r>
              <w:t xml:space="preserve"> exercise. </w:t>
            </w:r>
          </w:p>
          <w:p w14:paraId="310A7685" w14:textId="77777777" w:rsidR="00B233CB" w:rsidRDefault="00B233CB" w:rsidP="00F547C8">
            <w:r w:rsidRPr="00B233CB">
              <w:t xml:space="preserve">Again, your </w:t>
            </w:r>
            <w:r>
              <w:t>user</w:t>
            </w:r>
            <w:r w:rsidRPr="00B233CB">
              <w:t xml:space="preserve"> comes to you with questions, </w:t>
            </w:r>
            <w:r w:rsidR="003B43ED" w:rsidRPr="003B43ED">
              <w:t xml:space="preserve">complaining that they are joining two of their most important tables together, and SQL DW just isn’t performing as well as they had expected. </w:t>
            </w:r>
          </w:p>
          <w:p w14:paraId="797195E5" w14:textId="77777777" w:rsidR="0057015E" w:rsidRPr="00530BC2" w:rsidRDefault="0057015E" w:rsidP="00F547C8">
            <w:pPr>
              <w:rPr>
                <w:rFonts w:asciiTheme="minorHAnsi" w:hAnsiTheme="minorHAnsi" w:cs="Segoe UI"/>
                <w:noProof/>
              </w:rPr>
            </w:pPr>
          </w:p>
        </w:tc>
      </w:tr>
      <w:tr w:rsidR="0057015E" w:rsidRPr="00AD1490" w14:paraId="7D65C18A" w14:textId="77777777" w:rsidTr="00F547C8">
        <w:trPr>
          <w:trHeight w:val="503"/>
        </w:trPr>
        <w:tc>
          <w:tcPr>
            <w:tcW w:w="2695" w:type="dxa"/>
            <w:vAlign w:val="center"/>
          </w:tcPr>
          <w:p w14:paraId="5DE3C814" w14:textId="77777777" w:rsidR="0057015E" w:rsidRPr="0057015E" w:rsidRDefault="0057015E" w:rsidP="00F547C8">
            <w:r w:rsidRPr="0057015E">
              <w:rPr>
                <w:rFonts w:asciiTheme="minorHAnsi" w:hAnsiTheme="minorHAnsi" w:cs="Segoe UI"/>
                <w:b/>
                <w:sz w:val="24"/>
                <w:szCs w:val="28"/>
              </w:rPr>
              <w:t>Commentary / Notes</w:t>
            </w:r>
          </w:p>
        </w:tc>
        <w:tc>
          <w:tcPr>
            <w:tcW w:w="3240" w:type="dxa"/>
            <w:vAlign w:val="center"/>
          </w:tcPr>
          <w:p w14:paraId="067F9E41" w14:textId="77777777" w:rsidR="0057015E" w:rsidRPr="0057015E" w:rsidRDefault="0057015E" w:rsidP="00F547C8">
            <w:r w:rsidRPr="0057015E">
              <w:rPr>
                <w:rFonts w:asciiTheme="minorHAnsi" w:hAnsiTheme="minorHAnsi" w:cs="Segoe UI"/>
                <w:b/>
                <w:sz w:val="24"/>
                <w:szCs w:val="28"/>
              </w:rPr>
              <w:t>Steps</w:t>
            </w:r>
          </w:p>
        </w:tc>
        <w:tc>
          <w:tcPr>
            <w:tcW w:w="8915" w:type="dxa"/>
            <w:vAlign w:val="center"/>
          </w:tcPr>
          <w:p w14:paraId="68E6E82C" w14:textId="77777777" w:rsidR="0057015E" w:rsidRPr="0057015E" w:rsidRDefault="0057015E" w:rsidP="00F547C8">
            <w:pPr>
              <w:rPr>
                <w:rFonts w:asciiTheme="minorHAnsi" w:hAnsiTheme="minorHAnsi" w:cs="Segoe UI"/>
                <w:noProof/>
              </w:rPr>
            </w:pPr>
            <w:r w:rsidRPr="0057015E">
              <w:rPr>
                <w:rFonts w:asciiTheme="minorHAnsi" w:hAnsiTheme="minorHAnsi" w:cs="Segoe UI"/>
                <w:b/>
                <w:sz w:val="24"/>
                <w:szCs w:val="28"/>
              </w:rPr>
              <w:t>Screenshots</w:t>
            </w:r>
          </w:p>
        </w:tc>
      </w:tr>
      <w:tr w:rsidR="00B233CB" w:rsidRPr="00AD1490" w14:paraId="6387EAFF" w14:textId="77777777" w:rsidTr="00F547C8">
        <w:trPr>
          <w:trHeight w:val="503"/>
        </w:trPr>
        <w:tc>
          <w:tcPr>
            <w:tcW w:w="2695" w:type="dxa"/>
          </w:tcPr>
          <w:p w14:paraId="43BEB801" w14:textId="77777777" w:rsidR="00B233CB" w:rsidRDefault="00B233CB" w:rsidP="00B233CB">
            <w:pPr>
              <w:jc w:val="both"/>
            </w:pPr>
            <w:r>
              <w:t>Run “Slow” version</w:t>
            </w:r>
          </w:p>
        </w:tc>
        <w:tc>
          <w:tcPr>
            <w:tcW w:w="3240" w:type="dxa"/>
          </w:tcPr>
          <w:p w14:paraId="06A5D55C" w14:textId="77777777" w:rsidR="00B233CB" w:rsidRDefault="00B233CB" w:rsidP="00651427">
            <w:pPr>
              <w:pStyle w:val="ListParagraph"/>
              <w:numPr>
                <w:ilvl w:val="0"/>
                <w:numId w:val="7"/>
              </w:numPr>
              <w:spacing w:after="160"/>
              <w:ind w:left="346"/>
            </w:pPr>
            <w:r>
              <w:t>Open a PowerShell window.</w:t>
            </w:r>
          </w:p>
          <w:p w14:paraId="22F6D97B" w14:textId="77777777" w:rsidR="00B233CB" w:rsidRPr="00D23E4C" w:rsidRDefault="00B233CB" w:rsidP="00651427">
            <w:pPr>
              <w:pStyle w:val="ListParagraph"/>
              <w:numPr>
                <w:ilvl w:val="0"/>
                <w:numId w:val="7"/>
              </w:numPr>
              <w:spacing w:after="160"/>
              <w:ind w:left="346"/>
            </w:pPr>
            <w:r w:rsidRPr="00D23E4C">
              <w:t>Change directory to Query Performance Tuning lab content folder.</w:t>
            </w:r>
          </w:p>
          <w:p w14:paraId="7301F9DB" w14:textId="77777777" w:rsidR="00B233CB" w:rsidRPr="00D23E4C" w:rsidRDefault="00B233CB" w:rsidP="00651427">
            <w:pPr>
              <w:pStyle w:val="ListParagraph"/>
              <w:numPr>
                <w:ilvl w:val="0"/>
                <w:numId w:val="7"/>
              </w:numPr>
              <w:spacing w:after="160"/>
              <w:ind w:left="346"/>
            </w:pPr>
            <w:r w:rsidRPr="00D23E4C">
              <w:t>Change directory to Lab sub folder.</w:t>
            </w:r>
          </w:p>
          <w:p w14:paraId="2DDB2CE9" w14:textId="77777777" w:rsidR="00B233CB" w:rsidRDefault="00B233CB" w:rsidP="00651427">
            <w:pPr>
              <w:pStyle w:val="ListParagraph"/>
              <w:numPr>
                <w:ilvl w:val="0"/>
                <w:numId w:val="7"/>
              </w:numPr>
              <w:spacing w:after="160"/>
              <w:ind w:left="346"/>
            </w:pPr>
            <w:r>
              <w:t>Run “RunExercise.ps1” script with following parameters</w:t>
            </w:r>
          </w:p>
          <w:p w14:paraId="4C56C547" w14:textId="77777777" w:rsidR="00B233CB" w:rsidRPr="00D45629" w:rsidRDefault="00B233CB" w:rsidP="00B233CB">
            <w:pPr>
              <w:spacing w:after="160"/>
            </w:pPr>
            <w:r>
              <w:t>“</w:t>
            </w:r>
            <w:r w:rsidRPr="00D23E4C">
              <w:t>.</w:t>
            </w:r>
            <w:r>
              <w:t>\RunExercise.ps1 -Name Exercise2</w:t>
            </w:r>
            <w:r w:rsidRPr="00D23E4C">
              <w:t xml:space="preserve"> -Type Slow</w:t>
            </w:r>
            <w:r>
              <w:t>”</w:t>
            </w:r>
          </w:p>
        </w:tc>
        <w:tc>
          <w:tcPr>
            <w:tcW w:w="8915" w:type="dxa"/>
          </w:tcPr>
          <w:p w14:paraId="37DB1E71" w14:textId="77777777" w:rsidR="00B233CB" w:rsidRDefault="00B233CB" w:rsidP="00B233CB">
            <w:pPr>
              <w:rPr>
                <w:noProof/>
              </w:rPr>
            </w:pPr>
            <w:r>
              <w:rPr>
                <w:noProof/>
              </w:rPr>
              <w:drawing>
                <wp:inline distT="0" distB="0" distL="0" distR="0" wp14:anchorId="6421878B" wp14:editId="0855EEC1">
                  <wp:extent cx="4619625" cy="190500"/>
                  <wp:effectExtent l="0" t="0" r="952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9625" cy="190500"/>
                          </a:xfrm>
                          <a:prstGeom prst="rect">
                            <a:avLst/>
                          </a:prstGeom>
                        </pic:spPr>
                      </pic:pic>
                    </a:graphicData>
                  </a:graphic>
                </wp:inline>
              </w:drawing>
            </w:r>
          </w:p>
          <w:p w14:paraId="6C2BB33C" w14:textId="77777777" w:rsidR="00B233CB" w:rsidRPr="00B1052E" w:rsidRDefault="00B233CB" w:rsidP="00B233CB">
            <w:pPr>
              <w:rPr>
                <w:rFonts w:asciiTheme="minorHAnsi" w:hAnsiTheme="minorHAnsi" w:cs="Segoe UI"/>
                <w:noProof/>
              </w:rPr>
            </w:pPr>
          </w:p>
        </w:tc>
      </w:tr>
      <w:tr w:rsidR="003B43ED" w:rsidRPr="00AD1490" w14:paraId="32A3B00E" w14:textId="77777777" w:rsidTr="00F547C8">
        <w:trPr>
          <w:trHeight w:val="503"/>
        </w:trPr>
        <w:tc>
          <w:tcPr>
            <w:tcW w:w="2695" w:type="dxa"/>
          </w:tcPr>
          <w:p w14:paraId="704F2F8C" w14:textId="77777777" w:rsidR="003B43ED" w:rsidRDefault="003B43ED" w:rsidP="003B43ED">
            <w:pPr>
              <w:jc w:val="both"/>
            </w:pPr>
          </w:p>
        </w:tc>
        <w:tc>
          <w:tcPr>
            <w:tcW w:w="3240" w:type="dxa"/>
          </w:tcPr>
          <w:p w14:paraId="28DFF1D1" w14:textId="5EE6C0DC" w:rsidR="003B43ED" w:rsidRDefault="003B43ED">
            <w:pPr>
              <w:pStyle w:val="ListParagraph"/>
              <w:numPr>
                <w:ilvl w:val="0"/>
                <w:numId w:val="7"/>
              </w:numPr>
              <w:spacing w:after="160"/>
              <w:ind w:left="346"/>
              <w:pPrChange w:id="60" w:author="Author">
                <w:pPr>
                  <w:pStyle w:val="ListParagraph"/>
                  <w:numPr>
                    <w:numId w:val="7"/>
                  </w:numPr>
                  <w:spacing w:after="160"/>
                  <w:ind w:hanging="360"/>
                </w:pPr>
              </w:pPrChange>
            </w:pPr>
            <w:del w:id="61" w:author="Author">
              <w:r w:rsidDel="00273C83">
                <w:delText xml:space="preserve">Open </w:delText>
              </w:r>
            </w:del>
            <w:ins w:id="62" w:author="Author">
              <w:r w:rsidR="00273C83" w:rsidRPr="00273C83">
                <w:t xml:space="preserve">Open </w:t>
              </w:r>
              <w:r w:rsidR="00273C83" w:rsidRPr="00273C83">
                <w:rPr>
                  <w:b/>
                  <w:rPrChange w:id="63" w:author="Author">
                    <w:rPr/>
                  </w:rPrChange>
                </w:rPr>
                <w:t>Query editor</w:t>
              </w:r>
              <w:r w:rsidR="00273C83" w:rsidRPr="00273C83">
                <w:t xml:space="preserve"> of SQL Data Warehouse in Azure Portal.</w:t>
              </w:r>
            </w:ins>
            <w:del w:id="64" w:author="Author">
              <w:r w:rsidDel="00273C83">
                <w:delText>SQL Server Data Tools</w:delText>
              </w:r>
            </w:del>
          </w:p>
          <w:p w14:paraId="324C9E64" w14:textId="77777777" w:rsidR="003B43ED" w:rsidRDefault="003B43ED" w:rsidP="00651427">
            <w:pPr>
              <w:pStyle w:val="ListParagraph"/>
              <w:numPr>
                <w:ilvl w:val="0"/>
                <w:numId w:val="7"/>
              </w:numPr>
              <w:spacing w:after="160"/>
              <w:ind w:left="346"/>
            </w:pPr>
            <w:r>
              <w:t>Check the query execution details with using DMVs.</w:t>
            </w:r>
          </w:p>
          <w:p w14:paraId="40653666" w14:textId="77777777" w:rsidR="003B43ED" w:rsidRDefault="003B43ED" w:rsidP="00651427">
            <w:pPr>
              <w:pStyle w:val="ListParagraph"/>
              <w:numPr>
                <w:ilvl w:val="0"/>
                <w:numId w:val="7"/>
              </w:numPr>
              <w:spacing w:after="160"/>
              <w:ind w:left="346"/>
            </w:pPr>
            <w:r>
              <w:t>You can use the labels to search for your specific query. Powershell window shows the “Label” that was used during query execution.</w:t>
            </w:r>
          </w:p>
        </w:tc>
        <w:tc>
          <w:tcPr>
            <w:tcW w:w="8915" w:type="dxa"/>
          </w:tcPr>
          <w:p w14:paraId="05E4B941" w14:textId="77777777" w:rsidR="003B43ED" w:rsidRDefault="003B43ED" w:rsidP="003B43ED">
            <w:pPr>
              <w:rPr>
                <w:noProof/>
              </w:rPr>
            </w:pPr>
            <w:r>
              <w:rPr>
                <w:noProof/>
              </w:rPr>
              <w:drawing>
                <wp:inline distT="0" distB="0" distL="0" distR="0" wp14:anchorId="11686486" wp14:editId="2DE30BC8">
                  <wp:extent cx="2609850" cy="647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9850" cy="647700"/>
                          </a:xfrm>
                          <a:prstGeom prst="rect">
                            <a:avLst/>
                          </a:prstGeom>
                        </pic:spPr>
                      </pic:pic>
                    </a:graphicData>
                  </a:graphic>
                </wp:inline>
              </w:drawing>
            </w:r>
          </w:p>
        </w:tc>
      </w:tr>
      <w:tr w:rsidR="003B43ED" w:rsidRPr="00AD1490" w14:paraId="37B20C8D" w14:textId="77777777" w:rsidTr="00F547C8">
        <w:trPr>
          <w:trHeight w:val="503"/>
        </w:trPr>
        <w:tc>
          <w:tcPr>
            <w:tcW w:w="2695" w:type="dxa"/>
          </w:tcPr>
          <w:p w14:paraId="4CA5E0D4" w14:textId="77777777" w:rsidR="003B43ED" w:rsidRDefault="003B43ED" w:rsidP="003B43ED">
            <w:pPr>
              <w:jc w:val="both"/>
            </w:pPr>
          </w:p>
        </w:tc>
        <w:tc>
          <w:tcPr>
            <w:tcW w:w="3240" w:type="dxa"/>
          </w:tcPr>
          <w:p w14:paraId="12AEF365" w14:textId="77777777" w:rsidR="003B43ED" w:rsidRDefault="003B43ED" w:rsidP="00651427">
            <w:pPr>
              <w:pStyle w:val="ListParagraph"/>
              <w:numPr>
                <w:ilvl w:val="0"/>
                <w:numId w:val="7"/>
              </w:numPr>
              <w:spacing w:after="160"/>
              <w:ind w:left="346"/>
            </w:pPr>
            <w:r>
              <w:t xml:space="preserve">Look for most recent execution of Exercise </w:t>
            </w:r>
            <w:r w:rsidR="00D67B8D">
              <w:t>2</w:t>
            </w:r>
            <w:r>
              <w:t xml:space="preserve"> query (“Running” or “Completed”)</w:t>
            </w:r>
          </w:p>
        </w:tc>
        <w:tc>
          <w:tcPr>
            <w:tcW w:w="8915" w:type="dxa"/>
          </w:tcPr>
          <w:p w14:paraId="5CBC1D04" w14:textId="77777777" w:rsidR="003B43ED" w:rsidRDefault="003B43ED" w:rsidP="003B43ED">
            <w:pPr>
              <w:rPr>
                <w:noProof/>
              </w:rPr>
            </w:pPr>
            <w:r>
              <w:rPr>
                <w:noProof/>
              </w:rPr>
              <w:drawing>
                <wp:inline distT="0" distB="0" distL="0" distR="0" wp14:anchorId="275BE75C" wp14:editId="3386F195">
                  <wp:extent cx="5523865" cy="266065"/>
                  <wp:effectExtent l="0" t="0" r="635"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3865" cy="266065"/>
                          </a:xfrm>
                          <a:prstGeom prst="rect">
                            <a:avLst/>
                          </a:prstGeom>
                        </pic:spPr>
                      </pic:pic>
                    </a:graphicData>
                  </a:graphic>
                </wp:inline>
              </w:drawing>
            </w:r>
          </w:p>
        </w:tc>
      </w:tr>
      <w:tr w:rsidR="003B43ED" w:rsidRPr="00AD1490" w14:paraId="07125124" w14:textId="77777777" w:rsidTr="00F547C8">
        <w:trPr>
          <w:trHeight w:val="503"/>
        </w:trPr>
        <w:tc>
          <w:tcPr>
            <w:tcW w:w="2695" w:type="dxa"/>
          </w:tcPr>
          <w:p w14:paraId="44985EDB" w14:textId="77777777" w:rsidR="003B43ED" w:rsidRDefault="003B43ED" w:rsidP="003B43ED">
            <w:pPr>
              <w:jc w:val="both"/>
            </w:pPr>
          </w:p>
        </w:tc>
        <w:tc>
          <w:tcPr>
            <w:tcW w:w="3240" w:type="dxa"/>
          </w:tcPr>
          <w:p w14:paraId="247BC509" w14:textId="77777777" w:rsidR="003B43ED" w:rsidRDefault="003B43ED" w:rsidP="00651427">
            <w:pPr>
              <w:pStyle w:val="ListParagraph"/>
              <w:numPr>
                <w:ilvl w:val="0"/>
                <w:numId w:val="7"/>
              </w:numPr>
              <w:spacing w:after="160"/>
              <w:ind w:left="346"/>
            </w:pPr>
            <w:r w:rsidRPr="005A4D2B">
              <w:t xml:space="preserve">Once you’ve identified the problematic query ID for this </w:t>
            </w:r>
            <w:r w:rsidRPr="005A4D2B">
              <w:lastRenderedPageBreak/>
              <w:t>scenario, take a deeper look into it by using dm_pdw_request_steps:</w:t>
            </w:r>
          </w:p>
        </w:tc>
        <w:tc>
          <w:tcPr>
            <w:tcW w:w="8915" w:type="dxa"/>
          </w:tcPr>
          <w:p w14:paraId="3B42BD11" w14:textId="77777777" w:rsidR="003B43ED" w:rsidRDefault="003B43ED" w:rsidP="003B43ED">
            <w:pPr>
              <w:rPr>
                <w:noProof/>
              </w:rPr>
            </w:pPr>
            <w:r w:rsidRPr="003B43ED">
              <w:rPr>
                <w:noProof/>
              </w:rPr>
              <w:lastRenderedPageBreak/>
              <w:t xml:space="preserve">Some steps of the DSQL plan are mostly overhead and can generally be ignored for purposes of optimizing the plan.  These steps include the RandomIDOperation and the creation of the </w:t>
            </w:r>
            <w:r w:rsidRPr="003B43ED">
              <w:rPr>
                <w:noProof/>
              </w:rPr>
              <w:lastRenderedPageBreak/>
              <w:t>temporary tables for DMS.  It can often help to add additional predicates to the above query to remove some of the overhead steps thus allowing you to focus on the heavy lifting operations. AND operation_type NOT IN ('RandomIDOperation')  AND command NOT LIKE 'CREATE %'  AND command NOT LIKE 'DROP %'</w:t>
            </w:r>
          </w:p>
          <w:p w14:paraId="0A5C0401" w14:textId="77777777" w:rsidR="003B43ED" w:rsidRDefault="003B43ED" w:rsidP="003B43ED">
            <w:pPr>
              <w:rPr>
                <w:noProof/>
              </w:rPr>
            </w:pPr>
            <w:r>
              <w:rPr>
                <w:noProof/>
              </w:rPr>
              <w:drawing>
                <wp:inline distT="0" distB="0" distL="0" distR="0" wp14:anchorId="0DDEF317" wp14:editId="1CA15BE1">
                  <wp:extent cx="3476625" cy="11239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6625" cy="1123950"/>
                          </a:xfrm>
                          <a:prstGeom prst="rect">
                            <a:avLst/>
                          </a:prstGeom>
                        </pic:spPr>
                      </pic:pic>
                    </a:graphicData>
                  </a:graphic>
                </wp:inline>
              </w:drawing>
            </w:r>
          </w:p>
        </w:tc>
      </w:tr>
      <w:tr w:rsidR="003B43ED" w:rsidRPr="00AD1490" w14:paraId="4B2D68EE" w14:textId="77777777" w:rsidTr="00F547C8">
        <w:trPr>
          <w:trHeight w:val="503"/>
        </w:trPr>
        <w:tc>
          <w:tcPr>
            <w:tcW w:w="2695" w:type="dxa"/>
          </w:tcPr>
          <w:p w14:paraId="64BF7D16" w14:textId="77777777" w:rsidR="003B43ED" w:rsidRDefault="003B43ED" w:rsidP="003B43ED">
            <w:pPr>
              <w:jc w:val="both"/>
            </w:pPr>
          </w:p>
        </w:tc>
        <w:tc>
          <w:tcPr>
            <w:tcW w:w="3240" w:type="dxa"/>
          </w:tcPr>
          <w:p w14:paraId="212E98E0" w14:textId="77777777" w:rsidR="003B43ED" w:rsidRDefault="003B43ED" w:rsidP="00651427">
            <w:pPr>
              <w:pStyle w:val="ListParagraph"/>
              <w:numPr>
                <w:ilvl w:val="0"/>
                <w:numId w:val="7"/>
              </w:numPr>
              <w:spacing w:after="160"/>
              <w:ind w:left="346"/>
            </w:pPr>
            <w:r>
              <w:t>Check the steps and determine which one(s) might be the problematic steps.</w:t>
            </w:r>
          </w:p>
        </w:tc>
        <w:tc>
          <w:tcPr>
            <w:tcW w:w="8915" w:type="dxa"/>
          </w:tcPr>
          <w:p w14:paraId="13AB81B9" w14:textId="77777777" w:rsidR="003B43ED" w:rsidRDefault="003B43ED" w:rsidP="003B43ED">
            <w:pPr>
              <w:rPr>
                <w:noProof/>
              </w:rPr>
            </w:pPr>
            <w:r>
              <w:rPr>
                <w:noProof/>
              </w:rPr>
              <w:drawing>
                <wp:inline distT="0" distB="0" distL="0" distR="0" wp14:anchorId="658277F7" wp14:editId="054EAE29">
                  <wp:extent cx="5523865" cy="817245"/>
                  <wp:effectExtent l="0" t="0" r="635" b="190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3865" cy="817245"/>
                          </a:xfrm>
                          <a:prstGeom prst="rect">
                            <a:avLst/>
                          </a:prstGeom>
                        </pic:spPr>
                      </pic:pic>
                    </a:graphicData>
                  </a:graphic>
                </wp:inline>
              </w:drawing>
            </w:r>
          </w:p>
          <w:p w14:paraId="359C6076" w14:textId="77777777" w:rsidR="003B43ED" w:rsidRDefault="003B43ED" w:rsidP="003B43ED">
            <w:pPr>
              <w:rPr>
                <w:noProof/>
              </w:rPr>
            </w:pPr>
          </w:p>
        </w:tc>
      </w:tr>
      <w:tr w:rsidR="003B43ED" w:rsidRPr="00AD1490" w14:paraId="4883994A" w14:textId="77777777" w:rsidTr="00F547C8">
        <w:trPr>
          <w:trHeight w:val="503"/>
        </w:trPr>
        <w:tc>
          <w:tcPr>
            <w:tcW w:w="2695" w:type="dxa"/>
          </w:tcPr>
          <w:p w14:paraId="281F590A" w14:textId="77777777" w:rsidR="003B43ED" w:rsidRDefault="003B43ED" w:rsidP="003B43ED">
            <w:pPr>
              <w:jc w:val="both"/>
            </w:pPr>
            <w:r>
              <w:t>Run “Fast” version</w:t>
            </w:r>
          </w:p>
        </w:tc>
        <w:tc>
          <w:tcPr>
            <w:tcW w:w="3240" w:type="dxa"/>
          </w:tcPr>
          <w:p w14:paraId="55A7A1A8" w14:textId="77777777" w:rsidR="003B43ED" w:rsidRDefault="003B43ED" w:rsidP="00651427">
            <w:pPr>
              <w:pStyle w:val="ListParagraph"/>
              <w:numPr>
                <w:ilvl w:val="0"/>
                <w:numId w:val="7"/>
              </w:numPr>
              <w:spacing w:after="160"/>
              <w:ind w:left="346"/>
            </w:pPr>
            <w:r>
              <w:t>Run the same query with Fast option.</w:t>
            </w:r>
          </w:p>
          <w:p w14:paraId="1AF19FBF" w14:textId="77777777" w:rsidR="003B43ED" w:rsidRPr="005A4D2B" w:rsidRDefault="003B43ED" w:rsidP="003B43ED">
            <w:pPr>
              <w:spacing w:after="160"/>
            </w:pPr>
            <w:r>
              <w:t>“</w:t>
            </w:r>
            <w:r w:rsidRPr="00D23E4C">
              <w:t>.\RunExercise.ps1 -Name Exercise</w:t>
            </w:r>
            <w:r>
              <w:t>2</w:t>
            </w:r>
            <w:r w:rsidRPr="00D23E4C">
              <w:t xml:space="preserve"> -Type </w:t>
            </w:r>
            <w:r>
              <w:t>Fast”</w:t>
            </w:r>
          </w:p>
        </w:tc>
        <w:tc>
          <w:tcPr>
            <w:tcW w:w="8915" w:type="dxa"/>
          </w:tcPr>
          <w:p w14:paraId="428A2393" w14:textId="77777777" w:rsidR="003B43ED" w:rsidRDefault="003B43ED" w:rsidP="003B43ED">
            <w:pPr>
              <w:rPr>
                <w:noProof/>
              </w:rPr>
            </w:pPr>
            <w:r>
              <w:rPr>
                <w:noProof/>
              </w:rPr>
              <w:drawing>
                <wp:inline distT="0" distB="0" distL="0" distR="0" wp14:anchorId="12CA6B5E" wp14:editId="76FB98C4">
                  <wp:extent cx="4514850" cy="1905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4850" cy="190500"/>
                          </a:xfrm>
                          <a:prstGeom prst="rect">
                            <a:avLst/>
                          </a:prstGeom>
                        </pic:spPr>
                      </pic:pic>
                    </a:graphicData>
                  </a:graphic>
                </wp:inline>
              </w:drawing>
            </w:r>
          </w:p>
        </w:tc>
      </w:tr>
      <w:tr w:rsidR="003B43ED" w:rsidRPr="00AD1490" w14:paraId="310B49A2" w14:textId="77777777" w:rsidTr="00F547C8">
        <w:trPr>
          <w:trHeight w:val="503"/>
        </w:trPr>
        <w:tc>
          <w:tcPr>
            <w:tcW w:w="2695" w:type="dxa"/>
          </w:tcPr>
          <w:p w14:paraId="7B9C9262" w14:textId="77777777" w:rsidR="003B43ED" w:rsidRDefault="003B43ED" w:rsidP="003B43ED">
            <w:pPr>
              <w:jc w:val="both"/>
            </w:pPr>
          </w:p>
        </w:tc>
        <w:tc>
          <w:tcPr>
            <w:tcW w:w="3240" w:type="dxa"/>
          </w:tcPr>
          <w:p w14:paraId="40A8A606" w14:textId="77777777" w:rsidR="003B43ED" w:rsidRDefault="003B43ED" w:rsidP="00651427">
            <w:pPr>
              <w:pStyle w:val="ListParagraph"/>
              <w:numPr>
                <w:ilvl w:val="0"/>
                <w:numId w:val="7"/>
              </w:numPr>
              <w:spacing w:after="160"/>
              <w:ind w:left="346"/>
            </w:pPr>
            <w:r>
              <w:t>Compare the 2 quer</w:t>
            </w:r>
            <w:r w:rsidR="00C70000">
              <w:t>y</w:t>
            </w:r>
            <w:r>
              <w:t xml:space="preserve"> execution plans and determine what would be the reason for query slowness.</w:t>
            </w:r>
          </w:p>
        </w:tc>
        <w:tc>
          <w:tcPr>
            <w:tcW w:w="8915" w:type="dxa"/>
          </w:tcPr>
          <w:p w14:paraId="20F607BA" w14:textId="77777777" w:rsidR="003B43ED" w:rsidRDefault="003B43ED" w:rsidP="003B43ED">
            <w:pPr>
              <w:rPr>
                <w:noProof/>
              </w:rPr>
            </w:pPr>
            <w:r>
              <w:rPr>
                <w:noProof/>
              </w:rPr>
              <w:drawing>
                <wp:inline distT="0" distB="0" distL="0" distR="0" wp14:anchorId="3CBDEAAB" wp14:editId="40F7073D">
                  <wp:extent cx="5523865" cy="269240"/>
                  <wp:effectExtent l="0" t="0" r="63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23865" cy="269240"/>
                          </a:xfrm>
                          <a:prstGeom prst="rect">
                            <a:avLst/>
                          </a:prstGeom>
                        </pic:spPr>
                      </pic:pic>
                    </a:graphicData>
                  </a:graphic>
                </wp:inline>
              </w:drawing>
            </w:r>
          </w:p>
          <w:p w14:paraId="1993325B" w14:textId="77777777" w:rsidR="003B43ED" w:rsidRDefault="003B43ED" w:rsidP="003B43ED">
            <w:pPr>
              <w:rPr>
                <w:noProof/>
              </w:rPr>
            </w:pPr>
          </w:p>
          <w:p w14:paraId="3EFF80FC" w14:textId="77777777" w:rsidR="003B43ED" w:rsidRDefault="003B43ED" w:rsidP="003B43ED">
            <w:pPr>
              <w:rPr>
                <w:noProof/>
              </w:rPr>
            </w:pPr>
            <w:r>
              <w:rPr>
                <w:noProof/>
              </w:rPr>
              <w:drawing>
                <wp:inline distT="0" distB="0" distL="0" distR="0" wp14:anchorId="28384F84" wp14:editId="364EBEB8">
                  <wp:extent cx="5523865" cy="738505"/>
                  <wp:effectExtent l="0" t="0" r="635" b="444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3865" cy="738505"/>
                          </a:xfrm>
                          <a:prstGeom prst="rect">
                            <a:avLst/>
                          </a:prstGeom>
                        </pic:spPr>
                      </pic:pic>
                    </a:graphicData>
                  </a:graphic>
                </wp:inline>
              </w:drawing>
            </w:r>
          </w:p>
          <w:p w14:paraId="6B0418AA" w14:textId="77777777" w:rsidR="003B43ED" w:rsidRDefault="003B43ED" w:rsidP="003B43ED">
            <w:pPr>
              <w:rPr>
                <w:noProof/>
              </w:rPr>
            </w:pPr>
          </w:p>
          <w:p w14:paraId="173318C9" w14:textId="657DC1BA" w:rsidR="003B43ED" w:rsidRDefault="003B43ED" w:rsidP="003B43ED">
            <w:pPr>
              <w:rPr>
                <w:noProof/>
              </w:rPr>
            </w:pPr>
            <w:r w:rsidRPr="008D5A25">
              <w:rPr>
                <w:b/>
                <w:noProof/>
              </w:rPr>
              <w:t>Hint:</w:t>
            </w:r>
            <w:r w:rsidRPr="003B43ED">
              <w:rPr>
                <w:noProof/>
              </w:rPr>
              <w:t xml:space="preserve"> </w:t>
            </w:r>
            <w:r w:rsidRPr="008D5A25">
              <w:rPr>
                <w:i/>
                <w:noProof/>
              </w:rPr>
              <w:t>Look at the tables that are being joined with the query.  Take a look at the table distribution types in the SSMS object explorer.  The icon for each table tells you if the table is hash distributed or round robin distributed?  What occurs when two round robin tables are joined?</w:t>
            </w:r>
            <w:r w:rsidRPr="003B43ED">
              <w:rPr>
                <w:noProof/>
              </w:rPr>
              <w:t xml:space="preserve"> </w:t>
            </w:r>
          </w:p>
          <w:p w14:paraId="247DDD61" w14:textId="0BA29FCB" w:rsidR="008A5E0F" w:rsidRDefault="008A5E0F" w:rsidP="003B43ED">
            <w:pPr>
              <w:rPr>
                <w:noProof/>
              </w:rPr>
            </w:pPr>
          </w:p>
          <w:p w14:paraId="78D8E225" w14:textId="4612742E" w:rsidR="008A5E0F" w:rsidRPr="003B43ED" w:rsidRDefault="008A5E0F" w:rsidP="003B43ED">
            <w:pPr>
              <w:rPr>
                <w:noProof/>
              </w:rPr>
            </w:pPr>
            <w:r w:rsidRPr="008A5E0F">
              <w:rPr>
                <w:noProof/>
                <w:highlight w:val="yellow"/>
              </w:rPr>
              <w:lastRenderedPageBreak/>
              <w:t>Graphical show plan</w:t>
            </w:r>
          </w:p>
          <w:p w14:paraId="1E4AA792" w14:textId="77777777" w:rsidR="003B43ED" w:rsidRDefault="003B43ED" w:rsidP="003B43ED">
            <w:pPr>
              <w:rPr>
                <w:noProof/>
              </w:rPr>
            </w:pPr>
          </w:p>
        </w:tc>
      </w:tr>
      <w:tr w:rsidR="00044656" w:rsidRPr="00AD1490" w14:paraId="78E78C4E" w14:textId="77777777" w:rsidTr="00F547C8">
        <w:trPr>
          <w:trHeight w:val="503"/>
        </w:trPr>
        <w:tc>
          <w:tcPr>
            <w:tcW w:w="14850" w:type="dxa"/>
            <w:gridSpan w:val="3"/>
          </w:tcPr>
          <w:p w14:paraId="19148B2B" w14:textId="77777777" w:rsidR="00044656" w:rsidRDefault="00044656" w:rsidP="00044656">
            <w:pPr>
              <w:pStyle w:val="Heading5"/>
            </w:pPr>
            <w:r>
              <w:lastRenderedPageBreak/>
              <w:t>Discussion</w:t>
            </w:r>
          </w:p>
          <w:p w14:paraId="442BB6C1" w14:textId="77777777" w:rsidR="00044656" w:rsidRDefault="00044656" w:rsidP="00044656">
            <w:r>
              <w:t xml:space="preserve">You should have followed the same workflow as you did in exercise 1 up until step 9. In Step 9 we introduce some helpful additions to the query to filter out some of the SQL OnOperations that are not helpful for troubleshooting. This makes request_steps easier to read. </w:t>
            </w:r>
          </w:p>
          <w:p w14:paraId="5C0EE48D" w14:textId="77777777" w:rsidR="00044656" w:rsidRDefault="00044656" w:rsidP="00044656"/>
          <w:p w14:paraId="4262D847" w14:textId="77777777" w:rsidR="00044656" w:rsidRDefault="00044656" w:rsidP="00044656">
            <w:r>
              <w:t xml:space="preserve">At step 10, you can see that we are performing 5 broadcast moves and 1 shuffle move. Most of the time was spent in the shuffle move, but the large rowcount on the first broadcast is a point of interest, because remember we generally do not want to be broadcasting large tables. </w:t>
            </w:r>
          </w:p>
          <w:p w14:paraId="650FFA93" w14:textId="77777777" w:rsidR="00044656" w:rsidRDefault="00044656" w:rsidP="00044656"/>
          <w:p w14:paraId="310CD0FD" w14:textId="77777777" w:rsidR="00044656" w:rsidRDefault="00044656" w:rsidP="00044656">
            <w:r>
              <w:t xml:space="preserve">At step 12, you are comparing the fast plan to the slow plan. You can see in the fast plan that we now have 4 broadcast moves (instead of 5) and 1 shuffle. The table that is no longer being broadcasted is that large table we noticed in step 10. We can get the tables being queries from exec_requests, then look at sys.tables or object explorer to see what kind of tables they are. You will see that the fast version has all hash distributed tables, while the slow version has round robin tables. </w:t>
            </w:r>
          </w:p>
          <w:p w14:paraId="53BA4FDA" w14:textId="77777777" w:rsidR="00044656" w:rsidRDefault="00044656" w:rsidP="00044656"/>
          <w:p w14:paraId="2D964526" w14:textId="77777777" w:rsidR="00044656" w:rsidRDefault="00044656" w:rsidP="00044656">
            <w:r>
              <w:t xml:space="preserve">In general, you want large fact tables to be distributed tables. In this query both the orders and lineitem tables are large fact tables. If we are joining them together then it is best if they are distribution-compatible, which means distributed on the same key. This way each distribution </w:t>
            </w:r>
            <w:del w:id="65" w:author="Author">
              <w:r w:rsidDel="00AB74BB">
                <w:delText xml:space="preserve"> </w:delText>
              </w:r>
            </w:del>
            <w:r>
              <w:t>has just a small slice of data to work with. In the fast version, both of these tables are distributed on orderkey. Round robin tables are never distribution-compatible, so the slow plan has to perform some sort of movement, like a broadcast, to make them distribution compatible before performing the join. The fast version shuffle will be faster because of the smaller input data volume.</w:t>
            </w:r>
          </w:p>
        </w:tc>
      </w:tr>
      <w:tr w:rsidR="003B43ED" w:rsidRPr="00AD1490" w14:paraId="72792F42" w14:textId="77777777" w:rsidTr="00F547C8">
        <w:trPr>
          <w:trHeight w:val="503"/>
        </w:trPr>
        <w:tc>
          <w:tcPr>
            <w:tcW w:w="14850" w:type="dxa"/>
            <w:gridSpan w:val="3"/>
          </w:tcPr>
          <w:p w14:paraId="65FE93CE" w14:textId="77777777" w:rsidR="003B43ED" w:rsidRDefault="003B43ED" w:rsidP="003B43ED">
            <w:pPr>
              <w:rPr>
                <w:noProof/>
              </w:rPr>
            </w:pPr>
            <w:r>
              <w:t>End of Exercise 2.</w:t>
            </w:r>
          </w:p>
        </w:tc>
      </w:tr>
    </w:tbl>
    <w:p w14:paraId="2E16E69F" w14:textId="77777777" w:rsidR="0057015E" w:rsidRDefault="0057015E" w:rsidP="0057015E">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57015E" w14:paraId="18E7EBE6" w14:textId="77777777" w:rsidTr="00F547C8">
        <w:trPr>
          <w:trHeight w:val="638"/>
        </w:trPr>
        <w:tc>
          <w:tcPr>
            <w:tcW w:w="14850" w:type="dxa"/>
            <w:gridSpan w:val="3"/>
            <w:tcBorders>
              <w:bottom w:val="single" w:sz="4" w:space="0" w:color="auto"/>
            </w:tcBorders>
            <w:shd w:val="clear" w:color="auto" w:fill="DBE5F1" w:themeFill="accent1" w:themeFillTint="33"/>
          </w:tcPr>
          <w:p w14:paraId="3F9A2E1D" w14:textId="4B09BD6C" w:rsidR="0057015E" w:rsidRDefault="00707556" w:rsidP="00707556">
            <w:pPr>
              <w:pStyle w:val="Heading2"/>
              <w:rPr>
                <w:rFonts w:eastAsia="Calibri"/>
              </w:rPr>
            </w:pPr>
            <w:bookmarkStart w:id="66" w:name="_Toc482195558"/>
            <w:r>
              <w:rPr>
                <w:rFonts w:eastAsia="Calibri"/>
              </w:rPr>
              <w:lastRenderedPageBreak/>
              <w:t>Part</w:t>
            </w:r>
            <w:r w:rsidR="0057015E">
              <w:rPr>
                <w:rFonts w:eastAsia="Calibri"/>
              </w:rPr>
              <w:t xml:space="preserve"> 3</w:t>
            </w:r>
            <w:r>
              <w:rPr>
                <w:rFonts w:eastAsia="Calibri"/>
              </w:rPr>
              <w:t>: Troubleshooting</w:t>
            </w:r>
            <w:bookmarkStart w:id="67" w:name="_GoBack"/>
            <w:bookmarkEnd w:id="66"/>
            <w:bookmarkEnd w:id="67"/>
            <w:del w:id="68" w:author="Author">
              <w:r w:rsidR="008A5E0F" w:rsidDel="00463564">
                <w:rPr>
                  <w:rFonts w:eastAsia="Calibri"/>
                </w:rPr>
                <w:delText xml:space="preserve"> </w:delText>
              </w:r>
              <w:r w:rsidR="008A5E0F" w:rsidRPr="008A5E0F" w:rsidDel="00463564">
                <w:rPr>
                  <w:rFonts w:eastAsia="Calibri"/>
                  <w:highlight w:val="yellow"/>
                </w:rPr>
                <w:delText>Nuke)</w:delText>
              </w:r>
            </w:del>
          </w:p>
        </w:tc>
      </w:tr>
      <w:tr w:rsidR="0057015E" w14:paraId="1906511D" w14:textId="77777777" w:rsidTr="00F547C8">
        <w:trPr>
          <w:trHeight w:val="350"/>
          <w:tblHeader/>
        </w:trPr>
        <w:tc>
          <w:tcPr>
            <w:tcW w:w="14850" w:type="dxa"/>
            <w:gridSpan w:val="3"/>
            <w:shd w:val="clear" w:color="auto" w:fill="DBE5F1" w:themeFill="accent1" w:themeFillTint="33"/>
            <w:vAlign w:val="center"/>
          </w:tcPr>
          <w:p w14:paraId="14519679" w14:textId="77777777" w:rsidR="0057015E" w:rsidRDefault="0057015E"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57015E" w:rsidRPr="00AD1490" w14:paraId="56BADE7B" w14:textId="77777777" w:rsidTr="00F547C8">
        <w:trPr>
          <w:trHeight w:val="503"/>
        </w:trPr>
        <w:tc>
          <w:tcPr>
            <w:tcW w:w="14850" w:type="dxa"/>
            <w:gridSpan w:val="3"/>
          </w:tcPr>
          <w:p w14:paraId="22627F02" w14:textId="77777777" w:rsidR="0057015E" w:rsidRDefault="00C70000" w:rsidP="00F547C8">
            <w:r w:rsidRPr="00C70000">
              <w:t xml:space="preserve">Again, your </w:t>
            </w:r>
            <w:r>
              <w:t>user</w:t>
            </w:r>
            <w:r w:rsidRPr="00C70000">
              <w:t xml:space="preserve"> comes to you with questions, saying “I’ve just loaded my data and my queries are running slow than on SQL Server! What am I missing here?”</w:t>
            </w:r>
          </w:p>
          <w:p w14:paraId="37AF2F6B" w14:textId="77777777" w:rsidR="0057015E" w:rsidRPr="00530BC2" w:rsidRDefault="0057015E" w:rsidP="00F547C8">
            <w:pPr>
              <w:rPr>
                <w:rFonts w:asciiTheme="minorHAnsi" w:hAnsiTheme="minorHAnsi" w:cs="Segoe UI"/>
                <w:noProof/>
              </w:rPr>
            </w:pPr>
          </w:p>
        </w:tc>
      </w:tr>
      <w:tr w:rsidR="0057015E" w:rsidRPr="00AD1490" w14:paraId="42CE55E5" w14:textId="77777777" w:rsidTr="00F547C8">
        <w:trPr>
          <w:trHeight w:val="503"/>
        </w:trPr>
        <w:tc>
          <w:tcPr>
            <w:tcW w:w="2695" w:type="dxa"/>
            <w:vAlign w:val="center"/>
          </w:tcPr>
          <w:p w14:paraId="59F600E1" w14:textId="77777777" w:rsidR="0057015E" w:rsidRPr="0057015E" w:rsidRDefault="0057015E" w:rsidP="00F547C8">
            <w:r w:rsidRPr="0057015E">
              <w:rPr>
                <w:rFonts w:asciiTheme="minorHAnsi" w:hAnsiTheme="minorHAnsi" w:cs="Segoe UI"/>
                <w:b/>
                <w:sz w:val="24"/>
                <w:szCs w:val="28"/>
              </w:rPr>
              <w:t>Commentary / Notes</w:t>
            </w:r>
          </w:p>
        </w:tc>
        <w:tc>
          <w:tcPr>
            <w:tcW w:w="3240" w:type="dxa"/>
            <w:vAlign w:val="center"/>
          </w:tcPr>
          <w:p w14:paraId="4D8C9CAB" w14:textId="77777777" w:rsidR="0057015E" w:rsidRPr="0057015E" w:rsidRDefault="0057015E" w:rsidP="00F547C8">
            <w:r w:rsidRPr="0057015E">
              <w:rPr>
                <w:rFonts w:asciiTheme="minorHAnsi" w:hAnsiTheme="minorHAnsi" w:cs="Segoe UI"/>
                <w:b/>
                <w:sz w:val="24"/>
                <w:szCs w:val="28"/>
              </w:rPr>
              <w:t>Steps</w:t>
            </w:r>
          </w:p>
        </w:tc>
        <w:tc>
          <w:tcPr>
            <w:tcW w:w="8915" w:type="dxa"/>
            <w:vAlign w:val="center"/>
          </w:tcPr>
          <w:p w14:paraId="2663194D" w14:textId="77777777" w:rsidR="0057015E" w:rsidRPr="0057015E" w:rsidRDefault="0057015E" w:rsidP="00F547C8">
            <w:pPr>
              <w:rPr>
                <w:rFonts w:asciiTheme="minorHAnsi" w:hAnsiTheme="minorHAnsi" w:cs="Segoe UI"/>
                <w:noProof/>
              </w:rPr>
            </w:pPr>
            <w:r w:rsidRPr="0057015E">
              <w:rPr>
                <w:rFonts w:asciiTheme="minorHAnsi" w:hAnsiTheme="minorHAnsi" w:cs="Segoe UI"/>
                <w:b/>
                <w:sz w:val="24"/>
                <w:szCs w:val="28"/>
              </w:rPr>
              <w:t>Screenshots</w:t>
            </w:r>
          </w:p>
        </w:tc>
      </w:tr>
      <w:tr w:rsidR="00C70000" w:rsidRPr="00AD1490" w14:paraId="1668906A" w14:textId="77777777" w:rsidTr="00F547C8">
        <w:trPr>
          <w:trHeight w:val="503"/>
        </w:trPr>
        <w:tc>
          <w:tcPr>
            <w:tcW w:w="2695" w:type="dxa"/>
          </w:tcPr>
          <w:p w14:paraId="00C21181" w14:textId="77777777" w:rsidR="00C70000" w:rsidRDefault="00C70000" w:rsidP="00F547C8">
            <w:pPr>
              <w:jc w:val="both"/>
            </w:pPr>
            <w:r>
              <w:t>Run “Slow” version</w:t>
            </w:r>
          </w:p>
        </w:tc>
        <w:tc>
          <w:tcPr>
            <w:tcW w:w="3240" w:type="dxa"/>
          </w:tcPr>
          <w:p w14:paraId="30263723" w14:textId="77777777" w:rsidR="00C70000" w:rsidRDefault="00C70000" w:rsidP="00651427">
            <w:pPr>
              <w:pStyle w:val="ListParagraph"/>
              <w:numPr>
                <w:ilvl w:val="0"/>
                <w:numId w:val="8"/>
              </w:numPr>
              <w:spacing w:after="160"/>
              <w:ind w:left="346"/>
            </w:pPr>
            <w:r>
              <w:t>Open a PowerShell window.</w:t>
            </w:r>
          </w:p>
          <w:p w14:paraId="451E192D" w14:textId="77777777" w:rsidR="00C70000" w:rsidRPr="00D23E4C" w:rsidRDefault="00C70000" w:rsidP="00651427">
            <w:pPr>
              <w:pStyle w:val="ListParagraph"/>
              <w:numPr>
                <w:ilvl w:val="0"/>
                <w:numId w:val="8"/>
              </w:numPr>
              <w:spacing w:after="160"/>
              <w:ind w:left="346"/>
            </w:pPr>
            <w:r w:rsidRPr="00D23E4C">
              <w:t>Change directory to Query Performance Tuning lab content folder.</w:t>
            </w:r>
          </w:p>
          <w:p w14:paraId="2EB8A210" w14:textId="77777777" w:rsidR="00C70000" w:rsidRPr="00D23E4C" w:rsidRDefault="00C70000" w:rsidP="00651427">
            <w:pPr>
              <w:pStyle w:val="ListParagraph"/>
              <w:numPr>
                <w:ilvl w:val="0"/>
                <w:numId w:val="8"/>
              </w:numPr>
              <w:spacing w:after="160"/>
              <w:ind w:left="346"/>
            </w:pPr>
            <w:r w:rsidRPr="00D23E4C">
              <w:t>Change directory to Lab sub folder.</w:t>
            </w:r>
          </w:p>
          <w:p w14:paraId="7C2DFF59" w14:textId="77777777" w:rsidR="00C70000" w:rsidRDefault="00C70000" w:rsidP="00651427">
            <w:pPr>
              <w:pStyle w:val="ListParagraph"/>
              <w:numPr>
                <w:ilvl w:val="0"/>
                <w:numId w:val="8"/>
              </w:numPr>
              <w:spacing w:after="160"/>
              <w:ind w:left="346"/>
            </w:pPr>
            <w:r>
              <w:t>Run “RunExercise.ps1” script with following parameters</w:t>
            </w:r>
          </w:p>
          <w:p w14:paraId="0BA9FABD" w14:textId="77777777" w:rsidR="00C70000" w:rsidRPr="00D45629" w:rsidRDefault="00C70000" w:rsidP="00F547C8">
            <w:pPr>
              <w:spacing w:after="160"/>
            </w:pPr>
            <w:r>
              <w:t>“</w:t>
            </w:r>
            <w:r w:rsidRPr="00D23E4C">
              <w:t>.</w:t>
            </w:r>
            <w:r>
              <w:t>\RunExercise.ps1 -Name Exercise3</w:t>
            </w:r>
            <w:r w:rsidRPr="00D23E4C">
              <w:t xml:space="preserve"> -Type Slow</w:t>
            </w:r>
            <w:r>
              <w:t>”</w:t>
            </w:r>
          </w:p>
        </w:tc>
        <w:tc>
          <w:tcPr>
            <w:tcW w:w="8915" w:type="dxa"/>
          </w:tcPr>
          <w:p w14:paraId="1304CC73" w14:textId="77777777" w:rsidR="00C70000" w:rsidRDefault="00C70000" w:rsidP="00F547C8">
            <w:pPr>
              <w:rPr>
                <w:noProof/>
              </w:rPr>
            </w:pPr>
            <w:r>
              <w:rPr>
                <w:noProof/>
              </w:rPr>
              <w:drawing>
                <wp:inline distT="0" distB="0" distL="0" distR="0" wp14:anchorId="3EF1E981" wp14:editId="653A7F53">
                  <wp:extent cx="4533900" cy="20002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33900" cy="200025"/>
                          </a:xfrm>
                          <a:prstGeom prst="rect">
                            <a:avLst/>
                          </a:prstGeom>
                        </pic:spPr>
                      </pic:pic>
                    </a:graphicData>
                  </a:graphic>
                </wp:inline>
              </w:drawing>
            </w:r>
          </w:p>
          <w:p w14:paraId="3A241C90" w14:textId="77777777" w:rsidR="00C70000" w:rsidRPr="00B1052E" w:rsidRDefault="00C70000" w:rsidP="00F547C8">
            <w:pPr>
              <w:rPr>
                <w:rFonts w:asciiTheme="minorHAnsi" w:hAnsiTheme="minorHAnsi" w:cs="Segoe UI"/>
                <w:noProof/>
              </w:rPr>
            </w:pPr>
          </w:p>
        </w:tc>
      </w:tr>
      <w:tr w:rsidR="00C70000" w:rsidRPr="00AD1490" w14:paraId="5F9005C1" w14:textId="77777777" w:rsidTr="00F547C8">
        <w:trPr>
          <w:trHeight w:val="503"/>
        </w:trPr>
        <w:tc>
          <w:tcPr>
            <w:tcW w:w="2695" w:type="dxa"/>
          </w:tcPr>
          <w:p w14:paraId="4478ECA7" w14:textId="77777777" w:rsidR="00C70000" w:rsidRDefault="00C70000" w:rsidP="00F547C8">
            <w:pPr>
              <w:jc w:val="both"/>
            </w:pPr>
          </w:p>
        </w:tc>
        <w:tc>
          <w:tcPr>
            <w:tcW w:w="3240" w:type="dxa"/>
          </w:tcPr>
          <w:p w14:paraId="6E1B9AB5" w14:textId="616DAADA" w:rsidR="00C70000" w:rsidDel="00273C83" w:rsidRDefault="00273C83" w:rsidP="00273C83">
            <w:pPr>
              <w:pStyle w:val="ListParagraph"/>
              <w:numPr>
                <w:ilvl w:val="0"/>
                <w:numId w:val="8"/>
              </w:numPr>
              <w:spacing w:after="160"/>
              <w:rPr>
                <w:del w:id="69" w:author="Author"/>
              </w:rPr>
            </w:pPr>
            <w:ins w:id="70" w:author="Author">
              <w:r w:rsidRPr="00273C83">
                <w:t>Open Query editor of SQL Data Warehouse in Azure Portal.</w:t>
              </w:r>
            </w:ins>
            <w:del w:id="71" w:author="Author">
              <w:r w:rsidR="00C70000" w:rsidDel="00273C83">
                <w:delText>Open SQL Server Data Tools</w:delText>
              </w:r>
            </w:del>
          </w:p>
          <w:p w14:paraId="1957D0C0" w14:textId="77777777" w:rsidR="00273C83" w:rsidRDefault="00273C83" w:rsidP="00651427">
            <w:pPr>
              <w:pStyle w:val="ListParagraph"/>
              <w:numPr>
                <w:ilvl w:val="0"/>
                <w:numId w:val="8"/>
              </w:numPr>
              <w:spacing w:after="160"/>
              <w:ind w:left="346"/>
              <w:rPr>
                <w:ins w:id="72" w:author="Author"/>
              </w:rPr>
            </w:pPr>
          </w:p>
          <w:p w14:paraId="340AFC01" w14:textId="77777777" w:rsidR="00C70000" w:rsidRDefault="00C70000" w:rsidP="00651427">
            <w:pPr>
              <w:pStyle w:val="ListParagraph"/>
              <w:numPr>
                <w:ilvl w:val="0"/>
                <w:numId w:val="8"/>
              </w:numPr>
              <w:spacing w:after="160"/>
              <w:ind w:left="346"/>
            </w:pPr>
            <w:r>
              <w:t>Check the query execution details with using DMVs.</w:t>
            </w:r>
          </w:p>
          <w:p w14:paraId="24727BB8" w14:textId="77777777" w:rsidR="00C70000" w:rsidRDefault="00C70000" w:rsidP="00651427">
            <w:pPr>
              <w:pStyle w:val="ListParagraph"/>
              <w:numPr>
                <w:ilvl w:val="0"/>
                <w:numId w:val="8"/>
              </w:numPr>
              <w:spacing w:after="160"/>
              <w:ind w:left="346"/>
            </w:pPr>
            <w:r>
              <w:t>You can use the labels to search for your specific query. Powershell window shows the “Label” that was used during query execution.</w:t>
            </w:r>
          </w:p>
        </w:tc>
        <w:tc>
          <w:tcPr>
            <w:tcW w:w="8915" w:type="dxa"/>
          </w:tcPr>
          <w:p w14:paraId="57011503" w14:textId="77777777" w:rsidR="00C70000" w:rsidRDefault="00C70000" w:rsidP="00F547C8">
            <w:pPr>
              <w:rPr>
                <w:noProof/>
              </w:rPr>
            </w:pPr>
            <w:r>
              <w:rPr>
                <w:noProof/>
              </w:rPr>
              <w:drawing>
                <wp:inline distT="0" distB="0" distL="0" distR="0" wp14:anchorId="0FA2EC2D" wp14:editId="04E142D7">
                  <wp:extent cx="2628900" cy="65722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8900" cy="657225"/>
                          </a:xfrm>
                          <a:prstGeom prst="rect">
                            <a:avLst/>
                          </a:prstGeom>
                        </pic:spPr>
                      </pic:pic>
                    </a:graphicData>
                  </a:graphic>
                </wp:inline>
              </w:drawing>
            </w:r>
          </w:p>
        </w:tc>
      </w:tr>
      <w:tr w:rsidR="00C70000" w:rsidRPr="00AD1490" w14:paraId="4E1BD758" w14:textId="77777777" w:rsidTr="00F547C8">
        <w:trPr>
          <w:trHeight w:val="503"/>
        </w:trPr>
        <w:tc>
          <w:tcPr>
            <w:tcW w:w="2695" w:type="dxa"/>
          </w:tcPr>
          <w:p w14:paraId="3339AC02" w14:textId="77777777" w:rsidR="00C70000" w:rsidRDefault="00C70000" w:rsidP="00F547C8">
            <w:pPr>
              <w:jc w:val="both"/>
            </w:pPr>
          </w:p>
        </w:tc>
        <w:tc>
          <w:tcPr>
            <w:tcW w:w="3240" w:type="dxa"/>
          </w:tcPr>
          <w:p w14:paraId="46889BF9" w14:textId="77777777" w:rsidR="00C70000" w:rsidRDefault="00C70000" w:rsidP="00651427">
            <w:pPr>
              <w:pStyle w:val="ListParagraph"/>
              <w:numPr>
                <w:ilvl w:val="0"/>
                <w:numId w:val="8"/>
              </w:numPr>
              <w:spacing w:after="160"/>
              <w:ind w:left="346"/>
            </w:pPr>
            <w:r>
              <w:t xml:space="preserve">Look for most recent execution of Exercise </w:t>
            </w:r>
            <w:r w:rsidR="00D67B8D">
              <w:t>3</w:t>
            </w:r>
            <w:r>
              <w:t xml:space="preserve"> query (“Running” or “Completed”)</w:t>
            </w:r>
          </w:p>
        </w:tc>
        <w:tc>
          <w:tcPr>
            <w:tcW w:w="8915" w:type="dxa"/>
          </w:tcPr>
          <w:p w14:paraId="01D471BB" w14:textId="77777777" w:rsidR="00C70000" w:rsidRDefault="00C70000" w:rsidP="00F547C8">
            <w:pPr>
              <w:rPr>
                <w:noProof/>
              </w:rPr>
            </w:pPr>
            <w:r>
              <w:rPr>
                <w:noProof/>
              </w:rPr>
              <w:drawing>
                <wp:inline distT="0" distB="0" distL="0" distR="0" wp14:anchorId="63D2EED9" wp14:editId="41FF0E55">
                  <wp:extent cx="5523865" cy="272415"/>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23865" cy="272415"/>
                          </a:xfrm>
                          <a:prstGeom prst="rect">
                            <a:avLst/>
                          </a:prstGeom>
                        </pic:spPr>
                      </pic:pic>
                    </a:graphicData>
                  </a:graphic>
                </wp:inline>
              </w:drawing>
            </w:r>
          </w:p>
        </w:tc>
      </w:tr>
      <w:tr w:rsidR="00C70000" w:rsidRPr="00AD1490" w14:paraId="03E4A740" w14:textId="77777777" w:rsidTr="00F547C8">
        <w:trPr>
          <w:trHeight w:val="503"/>
        </w:trPr>
        <w:tc>
          <w:tcPr>
            <w:tcW w:w="2695" w:type="dxa"/>
          </w:tcPr>
          <w:p w14:paraId="1D211E98" w14:textId="77777777" w:rsidR="00C70000" w:rsidRDefault="00C70000" w:rsidP="00F547C8">
            <w:pPr>
              <w:jc w:val="both"/>
            </w:pPr>
          </w:p>
        </w:tc>
        <w:tc>
          <w:tcPr>
            <w:tcW w:w="3240" w:type="dxa"/>
          </w:tcPr>
          <w:p w14:paraId="1A9F6C9C" w14:textId="77777777" w:rsidR="00C70000" w:rsidRDefault="00C70000" w:rsidP="00651427">
            <w:pPr>
              <w:pStyle w:val="ListParagraph"/>
              <w:numPr>
                <w:ilvl w:val="0"/>
                <w:numId w:val="8"/>
              </w:numPr>
              <w:spacing w:after="160"/>
              <w:ind w:left="346"/>
            </w:pPr>
            <w:r w:rsidRPr="005A4D2B">
              <w:t>Once you’ve identified the problematic query ID for this scenario, take a deeper look into it by using dm_pdw_request_steps:</w:t>
            </w:r>
          </w:p>
        </w:tc>
        <w:tc>
          <w:tcPr>
            <w:tcW w:w="8915" w:type="dxa"/>
          </w:tcPr>
          <w:p w14:paraId="711669C5" w14:textId="77777777" w:rsidR="00C70000" w:rsidRDefault="00C70000" w:rsidP="00F547C8">
            <w:pPr>
              <w:rPr>
                <w:noProof/>
              </w:rPr>
            </w:pPr>
            <w:r>
              <w:rPr>
                <w:noProof/>
              </w:rPr>
              <w:drawing>
                <wp:inline distT="0" distB="0" distL="0" distR="0" wp14:anchorId="3B15595A" wp14:editId="3D119AFA">
                  <wp:extent cx="3476625" cy="112395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6625" cy="1123950"/>
                          </a:xfrm>
                          <a:prstGeom prst="rect">
                            <a:avLst/>
                          </a:prstGeom>
                        </pic:spPr>
                      </pic:pic>
                    </a:graphicData>
                  </a:graphic>
                </wp:inline>
              </w:drawing>
            </w:r>
          </w:p>
        </w:tc>
      </w:tr>
      <w:tr w:rsidR="00C70000" w:rsidRPr="00AD1490" w14:paraId="0E2344B7" w14:textId="77777777" w:rsidTr="00F547C8">
        <w:trPr>
          <w:trHeight w:val="503"/>
        </w:trPr>
        <w:tc>
          <w:tcPr>
            <w:tcW w:w="2695" w:type="dxa"/>
          </w:tcPr>
          <w:p w14:paraId="75F0FF50" w14:textId="77777777" w:rsidR="00C70000" w:rsidRDefault="00C70000" w:rsidP="00F547C8">
            <w:pPr>
              <w:jc w:val="both"/>
            </w:pPr>
          </w:p>
        </w:tc>
        <w:tc>
          <w:tcPr>
            <w:tcW w:w="3240" w:type="dxa"/>
          </w:tcPr>
          <w:p w14:paraId="397FA1B0" w14:textId="77777777" w:rsidR="00C70000" w:rsidRDefault="00C70000" w:rsidP="00651427">
            <w:pPr>
              <w:pStyle w:val="ListParagraph"/>
              <w:numPr>
                <w:ilvl w:val="0"/>
                <w:numId w:val="8"/>
              </w:numPr>
              <w:spacing w:after="160"/>
              <w:ind w:left="346"/>
            </w:pPr>
            <w:r>
              <w:t>Check the steps and determine which one(s) might be the problematic steps.</w:t>
            </w:r>
          </w:p>
        </w:tc>
        <w:tc>
          <w:tcPr>
            <w:tcW w:w="8915" w:type="dxa"/>
          </w:tcPr>
          <w:p w14:paraId="706AC011" w14:textId="77777777" w:rsidR="00C70000" w:rsidRDefault="00C70000" w:rsidP="00F547C8">
            <w:pPr>
              <w:rPr>
                <w:noProof/>
              </w:rPr>
            </w:pPr>
            <w:r>
              <w:rPr>
                <w:noProof/>
              </w:rPr>
              <w:drawing>
                <wp:inline distT="0" distB="0" distL="0" distR="0" wp14:anchorId="1A6A7BA9" wp14:editId="59272DD6">
                  <wp:extent cx="5523865" cy="816610"/>
                  <wp:effectExtent l="0" t="0" r="635"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23865" cy="816610"/>
                          </a:xfrm>
                          <a:prstGeom prst="rect">
                            <a:avLst/>
                          </a:prstGeom>
                        </pic:spPr>
                      </pic:pic>
                    </a:graphicData>
                  </a:graphic>
                </wp:inline>
              </w:drawing>
            </w:r>
          </w:p>
          <w:p w14:paraId="4A5731EE" w14:textId="77777777" w:rsidR="00C70000" w:rsidRDefault="00C70000" w:rsidP="00F547C8">
            <w:pPr>
              <w:rPr>
                <w:noProof/>
              </w:rPr>
            </w:pPr>
          </w:p>
        </w:tc>
      </w:tr>
      <w:tr w:rsidR="00C70000" w:rsidRPr="00AD1490" w14:paraId="1E4346E7" w14:textId="77777777" w:rsidTr="00F547C8">
        <w:trPr>
          <w:trHeight w:val="503"/>
        </w:trPr>
        <w:tc>
          <w:tcPr>
            <w:tcW w:w="2695" w:type="dxa"/>
          </w:tcPr>
          <w:p w14:paraId="7A0FDE5E" w14:textId="77777777" w:rsidR="00C70000" w:rsidRDefault="00C70000" w:rsidP="00F547C8">
            <w:pPr>
              <w:jc w:val="both"/>
            </w:pPr>
            <w:r>
              <w:t>Run “Fast” version</w:t>
            </w:r>
          </w:p>
        </w:tc>
        <w:tc>
          <w:tcPr>
            <w:tcW w:w="3240" w:type="dxa"/>
          </w:tcPr>
          <w:p w14:paraId="4DD2BDB3" w14:textId="77777777" w:rsidR="00C70000" w:rsidRDefault="00C70000" w:rsidP="00651427">
            <w:pPr>
              <w:pStyle w:val="ListParagraph"/>
              <w:numPr>
                <w:ilvl w:val="0"/>
                <w:numId w:val="8"/>
              </w:numPr>
              <w:spacing w:after="160"/>
              <w:ind w:left="346"/>
            </w:pPr>
            <w:r>
              <w:t>Run the same query with Fast option.</w:t>
            </w:r>
          </w:p>
          <w:p w14:paraId="28C4581E" w14:textId="77777777" w:rsidR="00C70000" w:rsidRPr="005A4D2B" w:rsidRDefault="00C70000" w:rsidP="00F547C8">
            <w:pPr>
              <w:spacing w:after="160"/>
            </w:pPr>
            <w:r>
              <w:t>“</w:t>
            </w:r>
            <w:r w:rsidRPr="00D23E4C">
              <w:t>.\RunExercise.ps1 -Name Exercise</w:t>
            </w:r>
            <w:r>
              <w:t>3</w:t>
            </w:r>
            <w:r w:rsidRPr="00D23E4C">
              <w:t xml:space="preserve"> -Type </w:t>
            </w:r>
            <w:r>
              <w:t>Fast”</w:t>
            </w:r>
          </w:p>
        </w:tc>
        <w:tc>
          <w:tcPr>
            <w:tcW w:w="8915" w:type="dxa"/>
          </w:tcPr>
          <w:p w14:paraId="0F753372" w14:textId="77777777" w:rsidR="00C70000" w:rsidRDefault="00C70000" w:rsidP="00F547C8">
            <w:pPr>
              <w:rPr>
                <w:noProof/>
              </w:rPr>
            </w:pPr>
            <w:r>
              <w:rPr>
                <w:noProof/>
              </w:rPr>
              <w:drawing>
                <wp:inline distT="0" distB="0" distL="0" distR="0" wp14:anchorId="2215C6C1" wp14:editId="209C04E0">
                  <wp:extent cx="4514850" cy="1809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4850" cy="180975"/>
                          </a:xfrm>
                          <a:prstGeom prst="rect">
                            <a:avLst/>
                          </a:prstGeom>
                        </pic:spPr>
                      </pic:pic>
                    </a:graphicData>
                  </a:graphic>
                </wp:inline>
              </w:drawing>
            </w:r>
          </w:p>
        </w:tc>
      </w:tr>
      <w:tr w:rsidR="00C70000" w:rsidRPr="00AD1490" w14:paraId="78B0B0CF" w14:textId="77777777" w:rsidTr="00F547C8">
        <w:trPr>
          <w:trHeight w:val="503"/>
        </w:trPr>
        <w:tc>
          <w:tcPr>
            <w:tcW w:w="2695" w:type="dxa"/>
          </w:tcPr>
          <w:p w14:paraId="1603BF06" w14:textId="77777777" w:rsidR="00C70000" w:rsidRDefault="00C70000" w:rsidP="00F547C8">
            <w:pPr>
              <w:jc w:val="both"/>
            </w:pPr>
          </w:p>
        </w:tc>
        <w:tc>
          <w:tcPr>
            <w:tcW w:w="3240" w:type="dxa"/>
          </w:tcPr>
          <w:p w14:paraId="28C3F803" w14:textId="77777777" w:rsidR="00C70000" w:rsidRDefault="00C70000" w:rsidP="00651427">
            <w:pPr>
              <w:pStyle w:val="ListParagraph"/>
              <w:numPr>
                <w:ilvl w:val="0"/>
                <w:numId w:val="8"/>
              </w:numPr>
              <w:spacing w:after="160"/>
              <w:ind w:left="346"/>
            </w:pPr>
            <w:r>
              <w:t>Compare the 2 query execution plans and determine what would be the reason for query slowness.</w:t>
            </w:r>
          </w:p>
        </w:tc>
        <w:tc>
          <w:tcPr>
            <w:tcW w:w="8915" w:type="dxa"/>
          </w:tcPr>
          <w:p w14:paraId="010E52BA" w14:textId="77777777" w:rsidR="00C70000" w:rsidRDefault="00C70000" w:rsidP="00F547C8">
            <w:pPr>
              <w:rPr>
                <w:noProof/>
              </w:rPr>
            </w:pPr>
            <w:r>
              <w:rPr>
                <w:noProof/>
              </w:rPr>
              <w:drawing>
                <wp:inline distT="0" distB="0" distL="0" distR="0" wp14:anchorId="0A9EC402" wp14:editId="38B278F3">
                  <wp:extent cx="5523865" cy="252095"/>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23865" cy="252095"/>
                          </a:xfrm>
                          <a:prstGeom prst="rect">
                            <a:avLst/>
                          </a:prstGeom>
                        </pic:spPr>
                      </pic:pic>
                    </a:graphicData>
                  </a:graphic>
                </wp:inline>
              </w:drawing>
            </w:r>
          </w:p>
          <w:p w14:paraId="1D884F90" w14:textId="77777777" w:rsidR="00C70000" w:rsidRDefault="00C70000" w:rsidP="00F547C8">
            <w:pPr>
              <w:rPr>
                <w:noProof/>
              </w:rPr>
            </w:pPr>
          </w:p>
          <w:p w14:paraId="1160FE50" w14:textId="77777777" w:rsidR="00C70000" w:rsidRDefault="00C70000" w:rsidP="00F547C8">
            <w:pPr>
              <w:rPr>
                <w:noProof/>
              </w:rPr>
            </w:pPr>
            <w:r>
              <w:rPr>
                <w:noProof/>
              </w:rPr>
              <w:drawing>
                <wp:inline distT="0" distB="0" distL="0" distR="0" wp14:anchorId="79A39071" wp14:editId="11C382D5">
                  <wp:extent cx="5523865" cy="804545"/>
                  <wp:effectExtent l="0" t="0" r="63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23865" cy="804545"/>
                          </a:xfrm>
                          <a:prstGeom prst="rect">
                            <a:avLst/>
                          </a:prstGeom>
                        </pic:spPr>
                      </pic:pic>
                    </a:graphicData>
                  </a:graphic>
                </wp:inline>
              </w:drawing>
            </w:r>
          </w:p>
          <w:p w14:paraId="51090E7A" w14:textId="77777777" w:rsidR="00C70000" w:rsidRDefault="00C70000" w:rsidP="00F547C8">
            <w:pPr>
              <w:rPr>
                <w:noProof/>
              </w:rPr>
            </w:pPr>
          </w:p>
          <w:p w14:paraId="637D447C" w14:textId="77777777" w:rsidR="00C70000" w:rsidRDefault="00C70000" w:rsidP="00C70000">
            <w:pPr>
              <w:rPr>
                <w:noProof/>
              </w:rPr>
            </w:pPr>
            <w:r w:rsidRPr="008D5A25">
              <w:rPr>
                <w:b/>
                <w:noProof/>
              </w:rPr>
              <w:t>Hint:</w:t>
            </w:r>
            <w:r>
              <w:rPr>
                <w:noProof/>
              </w:rPr>
              <w:t xml:space="preserve"> </w:t>
            </w:r>
            <w:r w:rsidRPr="008D5A25">
              <w:rPr>
                <w:i/>
                <w:noProof/>
              </w:rPr>
              <w:t>Look at our best practices (in order) to narrow down what issues cause queries to run slowly.</w:t>
            </w:r>
            <w:r>
              <w:rPr>
                <w:noProof/>
              </w:rPr>
              <w:t xml:space="preserve"> </w:t>
            </w:r>
          </w:p>
          <w:p w14:paraId="57B92941" w14:textId="77777777" w:rsidR="00C70000" w:rsidRPr="008D5A25" w:rsidRDefault="00C70000" w:rsidP="00C70000">
            <w:pPr>
              <w:rPr>
                <w:i/>
                <w:noProof/>
              </w:rPr>
            </w:pPr>
            <w:r w:rsidRPr="008D5A25">
              <w:rPr>
                <w:b/>
                <w:noProof/>
              </w:rPr>
              <w:t>Hint:</w:t>
            </w:r>
            <w:r>
              <w:rPr>
                <w:noProof/>
              </w:rPr>
              <w:t xml:space="preserve"> </w:t>
            </w:r>
            <w:r w:rsidRPr="008D5A25">
              <w:rPr>
                <w:i/>
                <w:noProof/>
              </w:rPr>
              <w:t xml:space="preserve">The “orders” table is one of the two largest tables and generally too big for a broadcast move.  Why did the optimizer choose to create a copy of these rows on all nodes? </w:t>
            </w:r>
          </w:p>
          <w:p w14:paraId="75708524" w14:textId="77777777" w:rsidR="00C70000" w:rsidRDefault="00C70000" w:rsidP="00C70000">
            <w:pPr>
              <w:rPr>
                <w:noProof/>
              </w:rPr>
            </w:pPr>
            <w:r w:rsidRPr="008D5A25">
              <w:rPr>
                <w:b/>
                <w:noProof/>
              </w:rPr>
              <w:t>Hint:</w:t>
            </w:r>
            <w:r>
              <w:rPr>
                <w:noProof/>
              </w:rPr>
              <w:t xml:space="preserve"> </w:t>
            </w:r>
            <w:r w:rsidRPr="008D5A25">
              <w:rPr>
                <w:i/>
                <w:noProof/>
              </w:rPr>
              <w:t>If you’re still having trouble, look at the orders table in the object explorer tree to see what statistics are on the tables in this query.  You can see the SQL that is running in the DMV sys.dm_pdw_exec_requests.</w:t>
            </w:r>
            <w:r>
              <w:rPr>
                <w:noProof/>
              </w:rPr>
              <w:t xml:space="preserve"> </w:t>
            </w:r>
          </w:p>
        </w:tc>
      </w:tr>
      <w:tr w:rsidR="00044656" w:rsidRPr="00AD1490" w14:paraId="4C1CA989" w14:textId="77777777" w:rsidTr="00F547C8">
        <w:trPr>
          <w:trHeight w:val="503"/>
        </w:trPr>
        <w:tc>
          <w:tcPr>
            <w:tcW w:w="14850" w:type="dxa"/>
            <w:gridSpan w:val="3"/>
          </w:tcPr>
          <w:p w14:paraId="2D7BE36C" w14:textId="77777777" w:rsidR="00044656" w:rsidRDefault="00044656" w:rsidP="00044656">
            <w:pPr>
              <w:pStyle w:val="Heading5"/>
            </w:pPr>
            <w:r>
              <w:lastRenderedPageBreak/>
              <w:t>Discussion</w:t>
            </w:r>
          </w:p>
          <w:p w14:paraId="04D06135" w14:textId="77777777" w:rsidR="00044656" w:rsidRDefault="00044656" w:rsidP="00044656">
            <w:r>
              <w:t xml:space="preserve">You should be able to reach step 10 using the same method you did in the first 2 exercises. In step 10, you should look through the steps for the longest-running step. In this case it's the BroadcastMove that took over 30 seconds. Next you can see that the rowcount for this broadcast is 60 million rows. This is a red flag because broadcasting such a large table will be very expensive. You should have used the original query or the exec_requests DMV to get the command and see what tables you are querying. </w:t>
            </w:r>
          </w:p>
          <w:p w14:paraId="492DDFDB" w14:textId="77777777" w:rsidR="00044656" w:rsidRDefault="00044656" w:rsidP="00044656"/>
          <w:p w14:paraId="7FF1B7D6" w14:textId="77777777" w:rsidR="00044656" w:rsidRDefault="00044656" w:rsidP="00044656">
            <w:r>
              <w:t xml:space="preserve">In step 12, you can see that this large broadcast is no longer there. If you compare the table types in the slow version to the tables in the fast version you will see that they are the same. However in the fast version you can see in object explorer that there are statistics on the distribution and join columns. </w:t>
            </w:r>
          </w:p>
          <w:p w14:paraId="7726806E" w14:textId="77777777" w:rsidR="00044656" w:rsidRDefault="00044656" w:rsidP="00044656"/>
          <w:p w14:paraId="1B19E730" w14:textId="77777777" w:rsidR="00044656" w:rsidRDefault="00044656" w:rsidP="00044656">
            <w:r>
              <w:t xml:space="preserve">Further, if you run the query provided to get details about the table, you will see that for lineitem_1, the CTL_row_count is 1,000, but the cmp_row_count is ~60 million. 1,000 is the default value for statistics on the control node, so this means that statistics were never manually created. The distributed plan was created assuming it could broadcast this table because there were only 1,000 rows, but in reality there were 60 million rows, which caused our long-running step. </w:t>
            </w:r>
          </w:p>
          <w:p w14:paraId="4BC6CD37" w14:textId="77777777" w:rsidR="00044656" w:rsidRDefault="00044656" w:rsidP="00044656"/>
          <w:p w14:paraId="24BB9A56" w14:textId="77777777" w:rsidR="00044656" w:rsidRDefault="00044656" w:rsidP="00044656">
            <w:r>
              <w:t>This illustrates how the absence of statistics or statistics not being up to date can affect the distributed plan.</w:t>
            </w:r>
          </w:p>
        </w:tc>
      </w:tr>
      <w:tr w:rsidR="00B233CB" w:rsidRPr="00AD1490" w14:paraId="6EECE973" w14:textId="77777777" w:rsidTr="00F547C8">
        <w:trPr>
          <w:trHeight w:val="503"/>
        </w:trPr>
        <w:tc>
          <w:tcPr>
            <w:tcW w:w="14850" w:type="dxa"/>
            <w:gridSpan w:val="3"/>
          </w:tcPr>
          <w:p w14:paraId="02A0D3E0" w14:textId="77777777" w:rsidR="00B233CB" w:rsidRDefault="00B233CB" w:rsidP="00F547C8">
            <w:pPr>
              <w:rPr>
                <w:noProof/>
              </w:rPr>
            </w:pPr>
            <w:r>
              <w:t xml:space="preserve">End of </w:t>
            </w:r>
            <w:r w:rsidRPr="0057015E">
              <w:t xml:space="preserve">Exercise </w:t>
            </w:r>
            <w:r>
              <w:t>3.</w:t>
            </w:r>
          </w:p>
        </w:tc>
      </w:tr>
    </w:tbl>
    <w:p w14:paraId="11C4E003" w14:textId="77777777" w:rsidR="0057015E" w:rsidRDefault="0057015E" w:rsidP="0057015E">
      <w:pPr>
        <w:spacing w:after="0"/>
      </w:pPr>
    </w:p>
    <w:p w14:paraId="48D2879D" w14:textId="77777777" w:rsidR="0057015E" w:rsidRDefault="0057015E" w:rsidP="0057015E">
      <w:pPr>
        <w:spacing w:after="0"/>
      </w:pPr>
    </w:p>
    <w:p w14:paraId="4FA97889" w14:textId="77777777" w:rsidR="0057015E" w:rsidRDefault="0057015E" w:rsidP="0057015E">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57015E" w14:paraId="1F1A8746" w14:textId="77777777" w:rsidTr="00F547C8">
        <w:trPr>
          <w:trHeight w:val="638"/>
        </w:trPr>
        <w:tc>
          <w:tcPr>
            <w:tcW w:w="14850" w:type="dxa"/>
            <w:gridSpan w:val="3"/>
            <w:tcBorders>
              <w:bottom w:val="single" w:sz="4" w:space="0" w:color="auto"/>
            </w:tcBorders>
            <w:shd w:val="clear" w:color="auto" w:fill="DBE5F1" w:themeFill="accent1" w:themeFillTint="33"/>
          </w:tcPr>
          <w:p w14:paraId="33820C31" w14:textId="57FB4E90" w:rsidR="0057015E" w:rsidRDefault="00707556" w:rsidP="00F547C8">
            <w:pPr>
              <w:pStyle w:val="Heading2"/>
              <w:rPr>
                <w:rFonts w:eastAsia="Calibri"/>
              </w:rPr>
            </w:pPr>
            <w:bookmarkStart w:id="73" w:name="_Toc482195559"/>
            <w:r>
              <w:rPr>
                <w:rFonts w:eastAsia="Calibri"/>
              </w:rPr>
              <w:lastRenderedPageBreak/>
              <w:t>Part</w:t>
            </w:r>
            <w:r w:rsidR="0057015E">
              <w:rPr>
                <w:rFonts w:eastAsia="Calibri"/>
              </w:rPr>
              <w:t xml:space="preserve"> 4</w:t>
            </w:r>
            <w:r>
              <w:rPr>
                <w:rFonts w:eastAsia="Calibri"/>
              </w:rPr>
              <w:t>: Query performance improvements</w:t>
            </w:r>
            <w:bookmarkEnd w:id="73"/>
            <w:r>
              <w:rPr>
                <w:rFonts w:eastAsia="Calibri"/>
              </w:rPr>
              <w:t xml:space="preserve"> </w:t>
            </w:r>
          </w:p>
        </w:tc>
      </w:tr>
      <w:tr w:rsidR="0057015E" w14:paraId="203AADEF" w14:textId="77777777" w:rsidTr="00F547C8">
        <w:trPr>
          <w:trHeight w:val="350"/>
          <w:tblHeader/>
        </w:trPr>
        <w:tc>
          <w:tcPr>
            <w:tcW w:w="14850" w:type="dxa"/>
            <w:gridSpan w:val="3"/>
            <w:shd w:val="clear" w:color="auto" w:fill="DBE5F1" w:themeFill="accent1" w:themeFillTint="33"/>
            <w:vAlign w:val="center"/>
          </w:tcPr>
          <w:p w14:paraId="57C4493E" w14:textId="77777777" w:rsidR="0057015E" w:rsidRDefault="0057015E"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57015E" w:rsidRPr="00AD1490" w14:paraId="08794ECA" w14:textId="77777777" w:rsidTr="00F547C8">
        <w:trPr>
          <w:trHeight w:val="503"/>
        </w:trPr>
        <w:tc>
          <w:tcPr>
            <w:tcW w:w="14850" w:type="dxa"/>
            <w:gridSpan w:val="3"/>
          </w:tcPr>
          <w:p w14:paraId="062F7E92" w14:textId="77777777" w:rsidR="0057015E" w:rsidRDefault="00F547C8" w:rsidP="00F547C8">
            <w:r w:rsidRPr="00F547C8">
              <w:t xml:space="preserve">Now that your </w:t>
            </w:r>
            <w:r>
              <w:t>user</w:t>
            </w:r>
            <w:r w:rsidRPr="00F547C8">
              <w:t xml:space="preserve"> has got all of their data loaded and organized they are trying out some of their more complex queries. </w:t>
            </w:r>
            <w:r w:rsidR="005D2C05">
              <w:t xml:space="preserve"> Check this exercise t</w:t>
            </w:r>
            <w:r w:rsidRPr="00F547C8">
              <w:t>o see if there are any improvements they can make to decrease their query runtime.</w:t>
            </w:r>
          </w:p>
          <w:p w14:paraId="67176B39" w14:textId="77777777" w:rsidR="0057015E" w:rsidRPr="00530BC2" w:rsidRDefault="0057015E" w:rsidP="00F547C8">
            <w:pPr>
              <w:rPr>
                <w:rFonts w:asciiTheme="minorHAnsi" w:hAnsiTheme="minorHAnsi" w:cs="Segoe UI"/>
                <w:noProof/>
              </w:rPr>
            </w:pPr>
          </w:p>
        </w:tc>
      </w:tr>
      <w:tr w:rsidR="0057015E" w:rsidRPr="00AD1490" w14:paraId="0F3FF959" w14:textId="77777777" w:rsidTr="00F547C8">
        <w:trPr>
          <w:trHeight w:val="503"/>
        </w:trPr>
        <w:tc>
          <w:tcPr>
            <w:tcW w:w="2695" w:type="dxa"/>
            <w:vAlign w:val="center"/>
          </w:tcPr>
          <w:p w14:paraId="30D05022" w14:textId="77777777" w:rsidR="0057015E" w:rsidRPr="0057015E" w:rsidRDefault="0057015E" w:rsidP="00F547C8">
            <w:r w:rsidRPr="0057015E">
              <w:rPr>
                <w:rFonts w:asciiTheme="minorHAnsi" w:hAnsiTheme="minorHAnsi" w:cs="Segoe UI"/>
                <w:b/>
                <w:sz w:val="24"/>
                <w:szCs w:val="28"/>
              </w:rPr>
              <w:t>Commentary / Notes</w:t>
            </w:r>
          </w:p>
        </w:tc>
        <w:tc>
          <w:tcPr>
            <w:tcW w:w="3240" w:type="dxa"/>
            <w:vAlign w:val="center"/>
          </w:tcPr>
          <w:p w14:paraId="429EFD65" w14:textId="77777777" w:rsidR="0057015E" w:rsidRPr="0057015E" w:rsidRDefault="0057015E" w:rsidP="00F547C8">
            <w:r w:rsidRPr="0057015E">
              <w:rPr>
                <w:rFonts w:asciiTheme="minorHAnsi" w:hAnsiTheme="minorHAnsi" w:cs="Segoe UI"/>
                <w:b/>
                <w:sz w:val="24"/>
                <w:szCs w:val="28"/>
              </w:rPr>
              <w:t>Steps</w:t>
            </w:r>
          </w:p>
        </w:tc>
        <w:tc>
          <w:tcPr>
            <w:tcW w:w="8915" w:type="dxa"/>
            <w:vAlign w:val="center"/>
          </w:tcPr>
          <w:p w14:paraId="686BEBBF" w14:textId="77777777" w:rsidR="0057015E" w:rsidRPr="0057015E" w:rsidRDefault="0057015E" w:rsidP="00F547C8">
            <w:pPr>
              <w:rPr>
                <w:rFonts w:asciiTheme="minorHAnsi" w:hAnsiTheme="minorHAnsi" w:cs="Segoe UI"/>
                <w:noProof/>
              </w:rPr>
            </w:pPr>
            <w:r w:rsidRPr="0057015E">
              <w:rPr>
                <w:rFonts w:asciiTheme="minorHAnsi" w:hAnsiTheme="minorHAnsi" w:cs="Segoe UI"/>
                <w:b/>
                <w:sz w:val="24"/>
                <w:szCs w:val="28"/>
              </w:rPr>
              <w:t>Screenshots</w:t>
            </w:r>
          </w:p>
        </w:tc>
      </w:tr>
      <w:tr w:rsidR="005D2C05" w:rsidRPr="00AD1490" w14:paraId="522A6320" w14:textId="77777777" w:rsidTr="009E47BB">
        <w:trPr>
          <w:trHeight w:val="503"/>
        </w:trPr>
        <w:tc>
          <w:tcPr>
            <w:tcW w:w="2695" w:type="dxa"/>
          </w:tcPr>
          <w:p w14:paraId="244D8195" w14:textId="77777777" w:rsidR="005D2C05" w:rsidRDefault="005D2C05" w:rsidP="009E47BB">
            <w:pPr>
              <w:jc w:val="both"/>
            </w:pPr>
            <w:r>
              <w:t>Run “Slow” version</w:t>
            </w:r>
          </w:p>
        </w:tc>
        <w:tc>
          <w:tcPr>
            <w:tcW w:w="3240" w:type="dxa"/>
          </w:tcPr>
          <w:p w14:paraId="4C70F816" w14:textId="77777777" w:rsidR="005D2C05" w:rsidRDefault="005D2C05" w:rsidP="00651427">
            <w:pPr>
              <w:pStyle w:val="ListParagraph"/>
              <w:numPr>
                <w:ilvl w:val="0"/>
                <w:numId w:val="9"/>
              </w:numPr>
              <w:spacing w:after="160"/>
              <w:ind w:left="346"/>
            </w:pPr>
            <w:r>
              <w:t>Open a PowerShell window.</w:t>
            </w:r>
          </w:p>
          <w:p w14:paraId="24EA3E5C" w14:textId="77777777" w:rsidR="005D2C05" w:rsidRPr="00D23E4C" w:rsidRDefault="005D2C05" w:rsidP="00651427">
            <w:pPr>
              <w:pStyle w:val="ListParagraph"/>
              <w:numPr>
                <w:ilvl w:val="0"/>
                <w:numId w:val="9"/>
              </w:numPr>
              <w:spacing w:after="160"/>
              <w:ind w:left="346"/>
            </w:pPr>
            <w:r w:rsidRPr="00D23E4C">
              <w:t>Change directory to Query Performance Tuning lab content folder.</w:t>
            </w:r>
          </w:p>
          <w:p w14:paraId="49670525" w14:textId="77777777" w:rsidR="005D2C05" w:rsidRPr="00D23E4C" w:rsidRDefault="005D2C05" w:rsidP="00651427">
            <w:pPr>
              <w:pStyle w:val="ListParagraph"/>
              <w:numPr>
                <w:ilvl w:val="0"/>
                <w:numId w:val="9"/>
              </w:numPr>
              <w:spacing w:after="160"/>
              <w:ind w:left="346"/>
            </w:pPr>
            <w:r w:rsidRPr="00D23E4C">
              <w:t>Change directory to Lab sub folder.</w:t>
            </w:r>
          </w:p>
          <w:p w14:paraId="103D3F5A" w14:textId="77777777" w:rsidR="005D2C05" w:rsidRDefault="005D2C05" w:rsidP="00651427">
            <w:pPr>
              <w:pStyle w:val="ListParagraph"/>
              <w:numPr>
                <w:ilvl w:val="0"/>
                <w:numId w:val="9"/>
              </w:numPr>
              <w:spacing w:after="160"/>
              <w:ind w:left="346"/>
            </w:pPr>
            <w:r>
              <w:t>Run “RunExercise.ps1” script with following parameters</w:t>
            </w:r>
          </w:p>
          <w:p w14:paraId="18B40A2F" w14:textId="77777777" w:rsidR="005D2C05" w:rsidRPr="00D45629" w:rsidRDefault="005D2C05" w:rsidP="009E47BB">
            <w:pPr>
              <w:spacing w:after="160"/>
            </w:pPr>
            <w:r>
              <w:t>“</w:t>
            </w:r>
            <w:r w:rsidRPr="00D23E4C">
              <w:t>.</w:t>
            </w:r>
            <w:r>
              <w:t>\RunExercise.ps1 -Name Exercise4</w:t>
            </w:r>
            <w:r w:rsidRPr="00D23E4C">
              <w:t xml:space="preserve"> -Type Slow</w:t>
            </w:r>
            <w:r>
              <w:t>”</w:t>
            </w:r>
          </w:p>
        </w:tc>
        <w:tc>
          <w:tcPr>
            <w:tcW w:w="8915" w:type="dxa"/>
          </w:tcPr>
          <w:p w14:paraId="4DF7602D" w14:textId="77777777" w:rsidR="005D2C05" w:rsidRDefault="005D2C05" w:rsidP="009E47BB">
            <w:pPr>
              <w:rPr>
                <w:noProof/>
              </w:rPr>
            </w:pPr>
            <w:r>
              <w:rPr>
                <w:noProof/>
              </w:rPr>
              <w:drawing>
                <wp:inline distT="0" distB="0" distL="0" distR="0" wp14:anchorId="0A134248" wp14:editId="23F6EC50">
                  <wp:extent cx="4543425" cy="18097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3425" cy="180975"/>
                          </a:xfrm>
                          <a:prstGeom prst="rect">
                            <a:avLst/>
                          </a:prstGeom>
                        </pic:spPr>
                      </pic:pic>
                    </a:graphicData>
                  </a:graphic>
                </wp:inline>
              </w:drawing>
            </w:r>
          </w:p>
          <w:p w14:paraId="2631738B" w14:textId="77777777" w:rsidR="005D2C05" w:rsidRPr="00B1052E" w:rsidRDefault="005D2C05" w:rsidP="009E47BB">
            <w:pPr>
              <w:rPr>
                <w:rFonts w:asciiTheme="minorHAnsi" w:hAnsiTheme="minorHAnsi" w:cs="Segoe UI"/>
                <w:noProof/>
              </w:rPr>
            </w:pPr>
          </w:p>
        </w:tc>
      </w:tr>
      <w:tr w:rsidR="005D2C05" w:rsidRPr="00AD1490" w14:paraId="5A49F81C" w14:textId="77777777" w:rsidTr="009E47BB">
        <w:trPr>
          <w:trHeight w:val="503"/>
        </w:trPr>
        <w:tc>
          <w:tcPr>
            <w:tcW w:w="2695" w:type="dxa"/>
          </w:tcPr>
          <w:p w14:paraId="3F29B557" w14:textId="77777777" w:rsidR="005D2C05" w:rsidRDefault="005D2C05" w:rsidP="009E47BB">
            <w:pPr>
              <w:jc w:val="both"/>
            </w:pPr>
          </w:p>
        </w:tc>
        <w:tc>
          <w:tcPr>
            <w:tcW w:w="3240" w:type="dxa"/>
          </w:tcPr>
          <w:p w14:paraId="3E1EA7F7" w14:textId="032A1A91" w:rsidR="005D2C05" w:rsidDel="00273C83" w:rsidRDefault="00273C83" w:rsidP="00273C83">
            <w:pPr>
              <w:pStyle w:val="ListParagraph"/>
              <w:numPr>
                <w:ilvl w:val="0"/>
                <w:numId w:val="9"/>
              </w:numPr>
              <w:spacing w:after="160"/>
              <w:rPr>
                <w:del w:id="74" w:author="Author"/>
              </w:rPr>
            </w:pPr>
            <w:ins w:id="75" w:author="Author">
              <w:r w:rsidRPr="00273C83">
                <w:t>Open Query editor of SQL Data Warehouse in Azure Portal.</w:t>
              </w:r>
            </w:ins>
            <w:del w:id="76" w:author="Author">
              <w:r w:rsidR="005D2C05" w:rsidDel="00273C83">
                <w:delText>Open SQL Server Data Tools</w:delText>
              </w:r>
            </w:del>
          </w:p>
          <w:p w14:paraId="6FC8ADC5" w14:textId="77777777" w:rsidR="00273C83" w:rsidRDefault="00273C83" w:rsidP="00651427">
            <w:pPr>
              <w:pStyle w:val="ListParagraph"/>
              <w:numPr>
                <w:ilvl w:val="0"/>
                <w:numId w:val="9"/>
              </w:numPr>
              <w:spacing w:after="160"/>
              <w:ind w:left="346"/>
              <w:rPr>
                <w:ins w:id="77" w:author="Author"/>
              </w:rPr>
            </w:pPr>
          </w:p>
          <w:p w14:paraId="391E9502" w14:textId="77777777" w:rsidR="005D2C05" w:rsidRDefault="005D2C05" w:rsidP="00651427">
            <w:pPr>
              <w:pStyle w:val="ListParagraph"/>
              <w:numPr>
                <w:ilvl w:val="0"/>
                <w:numId w:val="9"/>
              </w:numPr>
              <w:spacing w:after="160"/>
              <w:ind w:left="346"/>
            </w:pPr>
            <w:r>
              <w:t>Check the query execution details with using DMVs.</w:t>
            </w:r>
          </w:p>
          <w:p w14:paraId="6547453E" w14:textId="77777777" w:rsidR="005D2C05" w:rsidRDefault="005D2C05" w:rsidP="00651427">
            <w:pPr>
              <w:pStyle w:val="ListParagraph"/>
              <w:numPr>
                <w:ilvl w:val="0"/>
                <w:numId w:val="9"/>
              </w:numPr>
              <w:spacing w:after="160"/>
              <w:ind w:left="346"/>
            </w:pPr>
            <w:r>
              <w:t>You can use the labels to search for your specific query. Powershell window shows the “Label” that was used during query execution.</w:t>
            </w:r>
          </w:p>
        </w:tc>
        <w:tc>
          <w:tcPr>
            <w:tcW w:w="8915" w:type="dxa"/>
          </w:tcPr>
          <w:p w14:paraId="7A383B5A" w14:textId="77777777" w:rsidR="005D2C05" w:rsidRDefault="005D2C05" w:rsidP="009E47BB">
            <w:pPr>
              <w:rPr>
                <w:noProof/>
              </w:rPr>
            </w:pPr>
            <w:r>
              <w:rPr>
                <w:noProof/>
              </w:rPr>
              <w:drawing>
                <wp:inline distT="0" distB="0" distL="0" distR="0" wp14:anchorId="713FABEA" wp14:editId="0F1CA2D5">
                  <wp:extent cx="2609850" cy="6572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9850" cy="657225"/>
                          </a:xfrm>
                          <a:prstGeom prst="rect">
                            <a:avLst/>
                          </a:prstGeom>
                        </pic:spPr>
                      </pic:pic>
                    </a:graphicData>
                  </a:graphic>
                </wp:inline>
              </w:drawing>
            </w:r>
          </w:p>
        </w:tc>
      </w:tr>
      <w:tr w:rsidR="005D2C05" w:rsidRPr="00AD1490" w14:paraId="53593106" w14:textId="77777777" w:rsidTr="009E47BB">
        <w:trPr>
          <w:trHeight w:val="503"/>
        </w:trPr>
        <w:tc>
          <w:tcPr>
            <w:tcW w:w="2695" w:type="dxa"/>
          </w:tcPr>
          <w:p w14:paraId="62C0334B" w14:textId="77777777" w:rsidR="005D2C05" w:rsidRDefault="005D2C05" w:rsidP="009E47BB">
            <w:pPr>
              <w:jc w:val="both"/>
            </w:pPr>
          </w:p>
        </w:tc>
        <w:tc>
          <w:tcPr>
            <w:tcW w:w="3240" w:type="dxa"/>
          </w:tcPr>
          <w:p w14:paraId="027CBE62" w14:textId="77777777" w:rsidR="005D2C05" w:rsidRDefault="005D2C05" w:rsidP="00651427">
            <w:pPr>
              <w:pStyle w:val="ListParagraph"/>
              <w:numPr>
                <w:ilvl w:val="0"/>
                <w:numId w:val="9"/>
              </w:numPr>
              <w:spacing w:after="160"/>
              <w:ind w:left="346"/>
            </w:pPr>
            <w:r>
              <w:t>Look for mos</w:t>
            </w:r>
            <w:r w:rsidR="00D67B8D">
              <w:t>t recent execution of Exercise 4</w:t>
            </w:r>
            <w:r>
              <w:t xml:space="preserve"> query (“Running” or “Completed”)</w:t>
            </w:r>
          </w:p>
        </w:tc>
        <w:tc>
          <w:tcPr>
            <w:tcW w:w="8915" w:type="dxa"/>
          </w:tcPr>
          <w:p w14:paraId="06A06BEE" w14:textId="77777777" w:rsidR="005D2C05" w:rsidRDefault="005D2C05" w:rsidP="009E47BB">
            <w:pPr>
              <w:rPr>
                <w:noProof/>
              </w:rPr>
            </w:pPr>
            <w:r>
              <w:rPr>
                <w:noProof/>
              </w:rPr>
              <w:drawing>
                <wp:inline distT="0" distB="0" distL="0" distR="0" wp14:anchorId="12BBD879" wp14:editId="2D03E283">
                  <wp:extent cx="5523865" cy="262890"/>
                  <wp:effectExtent l="0" t="0" r="635"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3865" cy="262890"/>
                          </a:xfrm>
                          <a:prstGeom prst="rect">
                            <a:avLst/>
                          </a:prstGeom>
                        </pic:spPr>
                      </pic:pic>
                    </a:graphicData>
                  </a:graphic>
                </wp:inline>
              </w:drawing>
            </w:r>
          </w:p>
        </w:tc>
      </w:tr>
      <w:tr w:rsidR="005D2C05" w:rsidRPr="00AD1490" w14:paraId="14279E5B" w14:textId="77777777" w:rsidTr="009E47BB">
        <w:trPr>
          <w:trHeight w:val="503"/>
        </w:trPr>
        <w:tc>
          <w:tcPr>
            <w:tcW w:w="2695" w:type="dxa"/>
          </w:tcPr>
          <w:p w14:paraId="1FBAA06B" w14:textId="77777777" w:rsidR="005D2C05" w:rsidRDefault="005D2C05" w:rsidP="009E47BB">
            <w:pPr>
              <w:jc w:val="both"/>
            </w:pPr>
          </w:p>
        </w:tc>
        <w:tc>
          <w:tcPr>
            <w:tcW w:w="3240" w:type="dxa"/>
          </w:tcPr>
          <w:p w14:paraId="55A8ECFB" w14:textId="77777777" w:rsidR="005D2C05" w:rsidRDefault="005D2C05" w:rsidP="00651427">
            <w:pPr>
              <w:pStyle w:val="ListParagraph"/>
              <w:numPr>
                <w:ilvl w:val="0"/>
                <w:numId w:val="9"/>
              </w:numPr>
              <w:spacing w:after="160"/>
              <w:ind w:left="346"/>
            </w:pPr>
            <w:r>
              <w:t>Check the steps and determine which one(s) might be the problematic steps.</w:t>
            </w:r>
          </w:p>
        </w:tc>
        <w:tc>
          <w:tcPr>
            <w:tcW w:w="8915" w:type="dxa"/>
          </w:tcPr>
          <w:p w14:paraId="4C98374B" w14:textId="77777777" w:rsidR="005D2C05" w:rsidRDefault="005D2C05" w:rsidP="009E47BB">
            <w:pPr>
              <w:rPr>
                <w:noProof/>
              </w:rPr>
            </w:pPr>
            <w:r>
              <w:rPr>
                <w:noProof/>
              </w:rPr>
              <w:drawing>
                <wp:inline distT="0" distB="0" distL="0" distR="0" wp14:anchorId="666CE46B" wp14:editId="23A8D28A">
                  <wp:extent cx="5523865" cy="283845"/>
                  <wp:effectExtent l="0" t="0" r="635"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3865" cy="283845"/>
                          </a:xfrm>
                          <a:prstGeom prst="rect">
                            <a:avLst/>
                          </a:prstGeom>
                        </pic:spPr>
                      </pic:pic>
                    </a:graphicData>
                  </a:graphic>
                </wp:inline>
              </w:drawing>
            </w:r>
          </w:p>
          <w:p w14:paraId="068E177C" w14:textId="77777777" w:rsidR="005D2C05" w:rsidRDefault="005D2C05" w:rsidP="009E47BB">
            <w:pPr>
              <w:rPr>
                <w:noProof/>
              </w:rPr>
            </w:pPr>
          </w:p>
        </w:tc>
      </w:tr>
      <w:tr w:rsidR="005D2C05" w:rsidRPr="00AD1490" w14:paraId="49A8B784" w14:textId="77777777" w:rsidTr="009E47BB">
        <w:trPr>
          <w:trHeight w:val="503"/>
        </w:trPr>
        <w:tc>
          <w:tcPr>
            <w:tcW w:w="2695" w:type="dxa"/>
          </w:tcPr>
          <w:p w14:paraId="4EF2C646" w14:textId="77777777" w:rsidR="005D2C05" w:rsidRDefault="005D2C05" w:rsidP="009E47BB">
            <w:pPr>
              <w:jc w:val="both"/>
            </w:pPr>
            <w:r>
              <w:lastRenderedPageBreak/>
              <w:t>Run “Fast” version</w:t>
            </w:r>
          </w:p>
        </w:tc>
        <w:tc>
          <w:tcPr>
            <w:tcW w:w="3240" w:type="dxa"/>
          </w:tcPr>
          <w:p w14:paraId="52AD54A1" w14:textId="77777777" w:rsidR="005D2C05" w:rsidRDefault="005D2C05" w:rsidP="00651427">
            <w:pPr>
              <w:pStyle w:val="ListParagraph"/>
              <w:numPr>
                <w:ilvl w:val="0"/>
                <w:numId w:val="9"/>
              </w:numPr>
              <w:spacing w:after="160"/>
              <w:ind w:left="346"/>
            </w:pPr>
            <w:r>
              <w:t>Run the same query with Fast option.</w:t>
            </w:r>
          </w:p>
          <w:p w14:paraId="5E947F3A" w14:textId="77777777" w:rsidR="005D2C05" w:rsidRPr="005A4D2B" w:rsidRDefault="005D2C05" w:rsidP="009E47BB">
            <w:pPr>
              <w:spacing w:after="160"/>
            </w:pPr>
            <w:r>
              <w:t>“</w:t>
            </w:r>
            <w:r w:rsidRPr="00D23E4C">
              <w:t>.\RunExercise.ps1 -Name Exercise</w:t>
            </w:r>
            <w:r>
              <w:t>4</w:t>
            </w:r>
            <w:r w:rsidRPr="00D23E4C">
              <w:t xml:space="preserve"> -Type </w:t>
            </w:r>
            <w:r>
              <w:t>Fast”</w:t>
            </w:r>
          </w:p>
        </w:tc>
        <w:tc>
          <w:tcPr>
            <w:tcW w:w="8915" w:type="dxa"/>
          </w:tcPr>
          <w:p w14:paraId="01E1ACA4" w14:textId="77777777" w:rsidR="005D2C05" w:rsidRDefault="005D2C05" w:rsidP="009E47BB">
            <w:pPr>
              <w:rPr>
                <w:noProof/>
              </w:rPr>
            </w:pPr>
            <w:r>
              <w:rPr>
                <w:noProof/>
              </w:rPr>
              <w:drawing>
                <wp:inline distT="0" distB="0" distL="0" distR="0" wp14:anchorId="13DA8E05" wp14:editId="25A0356C">
                  <wp:extent cx="4543425" cy="209550"/>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43425" cy="209550"/>
                          </a:xfrm>
                          <a:prstGeom prst="rect">
                            <a:avLst/>
                          </a:prstGeom>
                        </pic:spPr>
                      </pic:pic>
                    </a:graphicData>
                  </a:graphic>
                </wp:inline>
              </w:drawing>
            </w:r>
          </w:p>
        </w:tc>
      </w:tr>
      <w:tr w:rsidR="005D2C05" w:rsidRPr="00AD1490" w14:paraId="199F72C9" w14:textId="77777777" w:rsidTr="009E47BB">
        <w:trPr>
          <w:trHeight w:val="503"/>
        </w:trPr>
        <w:tc>
          <w:tcPr>
            <w:tcW w:w="2695" w:type="dxa"/>
          </w:tcPr>
          <w:p w14:paraId="689515AD" w14:textId="77777777" w:rsidR="005D2C05" w:rsidRDefault="005D2C05" w:rsidP="009E47BB">
            <w:pPr>
              <w:jc w:val="both"/>
            </w:pPr>
          </w:p>
        </w:tc>
        <w:tc>
          <w:tcPr>
            <w:tcW w:w="3240" w:type="dxa"/>
          </w:tcPr>
          <w:p w14:paraId="3A6D6CB5" w14:textId="77777777" w:rsidR="005D2C05" w:rsidRDefault="005D2C05" w:rsidP="00651427">
            <w:pPr>
              <w:pStyle w:val="ListParagraph"/>
              <w:numPr>
                <w:ilvl w:val="0"/>
                <w:numId w:val="9"/>
              </w:numPr>
              <w:spacing w:after="160"/>
              <w:ind w:left="346"/>
            </w:pPr>
            <w:r>
              <w:t>Compare the 2 query execution plans and determine what would be the reason for query slowness.</w:t>
            </w:r>
          </w:p>
        </w:tc>
        <w:tc>
          <w:tcPr>
            <w:tcW w:w="8915" w:type="dxa"/>
          </w:tcPr>
          <w:p w14:paraId="12F033F3" w14:textId="77777777" w:rsidR="005D2C05" w:rsidRDefault="005D2C05" w:rsidP="009E47BB">
            <w:pPr>
              <w:rPr>
                <w:noProof/>
              </w:rPr>
            </w:pPr>
            <w:r>
              <w:rPr>
                <w:noProof/>
              </w:rPr>
              <w:drawing>
                <wp:inline distT="0" distB="0" distL="0" distR="0" wp14:anchorId="67F4C07C" wp14:editId="10A0F93F">
                  <wp:extent cx="5523865" cy="268605"/>
                  <wp:effectExtent l="0" t="0" r="63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3865" cy="268605"/>
                          </a:xfrm>
                          <a:prstGeom prst="rect">
                            <a:avLst/>
                          </a:prstGeom>
                        </pic:spPr>
                      </pic:pic>
                    </a:graphicData>
                  </a:graphic>
                </wp:inline>
              </w:drawing>
            </w:r>
          </w:p>
          <w:p w14:paraId="24059CBD" w14:textId="77777777" w:rsidR="005D2C05" w:rsidRDefault="005D2C05" w:rsidP="009E47BB">
            <w:pPr>
              <w:rPr>
                <w:noProof/>
              </w:rPr>
            </w:pPr>
          </w:p>
          <w:p w14:paraId="065ABFA0" w14:textId="77777777" w:rsidR="005D2C05" w:rsidRDefault="005D2C05" w:rsidP="009E47BB">
            <w:pPr>
              <w:rPr>
                <w:noProof/>
              </w:rPr>
            </w:pPr>
            <w:r>
              <w:rPr>
                <w:noProof/>
              </w:rPr>
              <w:drawing>
                <wp:inline distT="0" distB="0" distL="0" distR="0" wp14:anchorId="5D3A6987" wp14:editId="570275F4">
                  <wp:extent cx="5523865" cy="267970"/>
                  <wp:effectExtent l="0" t="0" r="63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23865" cy="267970"/>
                          </a:xfrm>
                          <a:prstGeom prst="rect">
                            <a:avLst/>
                          </a:prstGeom>
                        </pic:spPr>
                      </pic:pic>
                    </a:graphicData>
                  </a:graphic>
                </wp:inline>
              </w:drawing>
            </w:r>
          </w:p>
          <w:p w14:paraId="6276231B" w14:textId="77777777" w:rsidR="005D2C05" w:rsidRDefault="005D2C05" w:rsidP="009E47BB">
            <w:pPr>
              <w:rPr>
                <w:noProof/>
              </w:rPr>
            </w:pPr>
          </w:p>
          <w:p w14:paraId="692DB5AC" w14:textId="77777777" w:rsidR="005D2C05" w:rsidRDefault="005D2C05" w:rsidP="009E47BB">
            <w:pPr>
              <w:rPr>
                <w:noProof/>
              </w:rPr>
            </w:pPr>
            <w:r w:rsidRPr="005D2C05">
              <w:rPr>
                <w:b/>
                <w:noProof/>
              </w:rPr>
              <w:t>Hint:</w:t>
            </w:r>
            <w:r w:rsidRPr="005D2C05">
              <w:rPr>
                <w:noProof/>
              </w:rPr>
              <w:t xml:space="preserve"> </w:t>
            </w:r>
            <w:r w:rsidRPr="005D2C05">
              <w:rPr>
                <w:i/>
                <w:noProof/>
              </w:rPr>
              <w:t>In this example, the query plan is optimal. This query could benefit if it was given more memory.  How much memory has been allocated to this query?  How can you use sys.dm_pdw_exec_requests to determine the memory grant? How can you change the memory allocation for a query?</w:t>
            </w:r>
          </w:p>
        </w:tc>
      </w:tr>
      <w:tr w:rsidR="00044656" w:rsidRPr="00AD1490" w14:paraId="1D983CFA" w14:textId="77777777" w:rsidTr="00F547C8">
        <w:trPr>
          <w:trHeight w:val="503"/>
        </w:trPr>
        <w:tc>
          <w:tcPr>
            <w:tcW w:w="14850" w:type="dxa"/>
            <w:gridSpan w:val="3"/>
          </w:tcPr>
          <w:p w14:paraId="150340B2" w14:textId="77777777" w:rsidR="00044656" w:rsidRDefault="00044656" w:rsidP="00044656">
            <w:pPr>
              <w:pStyle w:val="Heading5"/>
            </w:pPr>
            <w:r>
              <w:t>Discussion</w:t>
            </w:r>
          </w:p>
          <w:p w14:paraId="38D59E91" w14:textId="77777777" w:rsidR="00044656" w:rsidRDefault="00044656" w:rsidP="00044656">
            <w:r>
              <w:t xml:space="preserve">In this exercise you will follow the same method to get to step 9. This time we see that the plan is a single step plan - a return operation. From a distributed plan perspective this is ideal because no data movement occurred. We simply were able to run the distributed queries on each distribution and return the results. </w:t>
            </w:r>
          </w:p>
          <w:p w14:paraId="7630F976" w14:textId="77777777" w:rsidR="00044656" w:rsidRDefault="00044656" w:rsidP="00044656"/>
          <w:p w14:paraId="4FDF2D6F" w14:textId="77777777" w:rsidR="00044656" w:rsidRDefault="00044656" w:rsidP="00044656">
            <w:r>
              <w:t xml:space="preserve">For a query like this we cannot improve the MPP plan, so the next option to look at is resource class. You should have noticed that exec_requests shows that the query was running in smallRC. Certain queries will benefit from the larger memory allocation of larger resource classes and this usually requires testing to find the ideal balance of resource class usage for a query vs concurrency. </w:t>
            </w:r>
          </w:p>
          <w:p w14:paraId="3FDEE80C" w14:textId="77777777" w:rsidR="00044656" w:rsidRDefault="00044656" w:rsidP="00044656"/>
          <w:p w14:paraId="6578DD56" w14:textId="77777777" w:rsidR="00044656" w:rsidRDefault="00044656" w:rsidP="00044656">
            <w:r>
              <w:t xml:space="preserve">Once you are at step 11, you should have looked at exec_requests and noticed that it was now running in LargeRC and the execution time was faster. These test queries are pretty fast running because the execution time is low, but for larger queries this can make a big difference. The default resource class is small. Remember, as you increase resource class you also decrease concurrency, so testing is required. </w:t>
            </w:r>
          </w:p>
          <w:p w14:paraId="68D0294C" w14:textId="77777777" w:rsidR="00044656" w:rsidRDefault="00044656" w:rsidP="00044656"/>
          <w:p w14:paraId="14CD2885" w14:textId="77777777" w:rsidR="00044656" w:rsidRDefault="00044656" w:rsidP="00044656">
            <w:r>
              <w:t>If you want to change the resource class for a query you would use sp_addrolemember and sp_droprolemember</w:t>
            </w:r>
          </w:p>
        </w:tc>
      </w:tr>
      <w:tr w:rsidR="00B233CB" w:rsidRPr="00AD1490" w14:paraId="55072045" w14:textId="77777777" w:rsidTr="00F547C8">
        <w:trPr>
          <w:trHeight w:val="503"/>
        </w:trPr>
        <w:tc>
          <w:tcPr>
            <w:tcW w:w="14850" w:type="dxa"/>
            <w:gridSpan w:val="3"/>
          </w:tcPr>
          <w:p w14:paraId="7468014F" w14:textId="77777777" w:rsidR="00B233CB" w:rsidRDefault="00B233CB" w:rsidP="00F547C8">
            <w:pPr>
              <w:rPr>
                <w:noProof/>
              </w:rPr>
            </w:pPr>
            <w:r>
              <w:t xml:space="preserve">End of </w:t>
            </w:r>
            <w:r w:rsidRPr="0057015E">
              <w:t xml:space="preserve">Exercise </w:t>
            </w:r>
            <w:r>
              <w:t>4.</w:t>
            </w:r>
          </w:p>
        </w:tc>
      </w:tr>
    </w:tbl>
    <w:p w14:paraId="0D6DD88D" w14:textId="77777777" w:rsidR="0057015E" w:rsidRDefault="0057015E" w:rsidP="0057015E">
      <w:pPr>
        <w:spacing w:after="0"/>
      </w:pPr>
      <w:r>
        <w:br w:type="page"/>
      </w:r>
    </w:p>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5"/>
        <w:gridCol w:w="3240"/>
        <w:gridCol w:w="8915"/>
      </w:tblGrid>
      <w:tr w:rsidR="0057015E" w14:paraId="496F0BE1" w14:textId="77777777" w:rsidTr="00F547C8">
        <w:trPr>
          <w:trHeight w:val="638"/>
        </w:trPr>
        <w:tc>
          <w:tcPr>
            <w:tcW w:w="14850" w:type="dxa"/>
            <w:gridSpan w:val="3"/>
            <w:tcBorders>
              <w:bottom w:val="single" w:sz="4" w:space="0" w:color="auto"/>
            </w:tcBorders>
            <w:shd w:val="clear" w:color="auto" w:fill="DBE5F1" w:themeFill="accent1" w:themeFillTint="33"/>
          </w:tcPr>
          <w:p w14:paraId="4A1958C3" w14:textId="3319897D" w:rsidR="0057015E" w:rsidRDefault="00707556" w:rsidP="00F547C8">
            <w:pPr>
              <w:pStyle w:val="Heading2"/>
              <w:rPr>
                <w:rFonts w:eastAsia="Calibri"/>
              </w:rPr>
            </w:pPr>
            <w:bookmarkStart w:id="78" w:name="_Toc482195560"/>
            <w:r>
              <w:rPr>
                <w:rFonts w:eastAsia="Calibri"/>
              </w:rPr>
              <w:lastRenderedPageBreak/>
              <w:t>Part</w:t>
            </w:r>
            <w:r w:rsidR="0057015E">
              <w:rPr>
                <w:rFonts w:eastAsia="Calibri"/>
              </w:rPr>
              <w:t xml:space="preserve"> 5</w:t>
            </w:r>
            <w:r>
              <w:rPr>
                <w:rFonts w:eastAsia="Calibri"/>
              </w:rPr>
              <w:t>: Query analysis</w:t>
            </w:r>
            <w:bookmarkEnd w:id="78"/>
          </w:p>
        </w:tc>
      </w:tr>
      <w:tr w:rsidR="0057015E" w14:paraId="3B1F03BE" w14:textId="77777777" w:rsidTr="00F547C8">
        <w:trPr>
          <w:trHeight w:val="350"/>
          <w:tblHeader/>
        </w:trPr>
        <w:tc>
          <w:tcPr>
            <w:tcW w:w="14850" w:type="dxa"/>
            <w:gridSpan w:val="3"/>
            <w:shd w:val="clear" w:color="auto" w:fill="DBE5F1" w:themeFill="accent1" w:themeFillTint="33"/>
            <w:vAlign w:val="center"/>
          </w:tcPr>
          <w:p w14:paraId="442784D0" w14:textId="77777777" w:rsidR="0057015E" w:rsidRDefault="0057015E" w:rsidP="00F547C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57015E" w:rsidRPr="00AD1490" w14:paraId="5BA8CE98" w14:textId="77777777" w:rsidTr="00F547C8">
        <w:trPr>
          <w:trHeight w:val="503"/>
        </w:trPr>
        <w:tc>
          <w:tcPr>
            <w:tcW w:w="14850" w:type="dxa"/>
            <w:gridSpan w:val="3"/>
          </w:tcPr>
          <w:p w14:paraId="2FDF643F" w14:textId="77777777" w:rsidR="0057015E" w:rsidRDefault="005D2C05" w:rsidP="00F547C8">
            <w:r w:rsidRPr="005D2C05">
              <w:t xml:space="preserve">Now that you’ve helped your </w:t>
            </w:r>
            <w:r>
              <w:t>user</w:t>
            </w:r>
            <w:r w:rsidRPr="005D2C05">
              <w:t xml:space="preserve"> with some of their initial issues, they’re beginning to bring some of their analysts onto the system – but some analysts are complaining that their queries are taking very long to run or don’t seem to be running at all.</w:t>
            </w:r>
          </w:p>
          <w:p w14:paraId="28157EA9" w14:textId="77777777" w:rsidR="0057015E" w:rsidRPr="00530BC2" w:rsidRDefault="0057015E" w:rsidP="00F547C8">
            <w:pPr>
              <w:rPr>
                <w:rFonts w:asciiTheme="minorHAnsi" w:hAnsiTheme="minorHAnsi" w:cs="Segoe UI"/>
                <w:noProof/>
              </w:rPr>
            </w:pPr>
          </w:p>
        </w:tc>
      </w:tr>
      <w:tr w:rsidR="0057015E" w:rsidRPr="00AD1490" w14:paraId="6B64A33E" w14:textId="77777777" w:rsidTr="00F547C8">
        <w:trPr>
          <w:trHeight w:val="503"/>
        </w:trPr>
        <w:tc>
          <w:tcPr>
            <w:tcW w:w="2695" w:type="dxa"/>
            <w:vAlign w:val="center"/>
          </w:tcPr>
          <w:p w14:paraId="760A75B5" w14:textId="77777777" w:rsidR="0057015E" w:rsidRPr="0057015E" w:rsidRDefault="0057015E" w:rsidP="00F547C8">
            <w:r w:rsidRPr="0057015E">
              <w:rPr>
                <w:rFonts w:asciiTheme="minorHAnsi" w:hAnsiTheme="minorHAnsi" w:cs="Segoe UI"/>
                <w:b/>
                <w:sz w:val="24"/>
                <w:szCs w:val="28"/>
              </w:rPr>
              <w:t>Commentary / Notes</w:t>
            </w:r>
          </w:p>
        </w:tc>
        <w:tc>
          <w:tcPr>
            <w:tcW w:w="3240" w:type="dxa"/>
            <w:vAlign w:val="center"/>
          </w:tcPr>
          <w:p w14:paraId="0A528E74" w14:textId="77777777" w:rsidR="0057015E" w:rsidRPr="0057015E" w:rsidRDefault="0057015E" w:rsidP="00F547C8">
            <w:r w:rsidRPr="0057015E">
              <w:rPr>
                <w:rFonts w:asciiTheme="minorHAnsi" w:hAnsiTheme="minorHAnsi" w:cs="Segoe UI"/>
                <w:b/>
                <w:sz w:val="24"/>
                <w:szCs w:val="28"/>
              </w:rPr>
              <w:t>Steps</w:t>
            </w:r>
          </w:p>
        </w:tc>
        <w:tc>
          <w:tcPr>
            <w:tcW w:w="8915" w:type="dxa"/>
            <w:vAlign w:val="center"/>
          </w:tcPr>
          <w:p w14:paraId="1C2FA89F" w14:textId="77777777" w:rsidR="0057015E" w:rsidRPr="0057015E" w:rsidRDefault="0057015E" w:rsidP="00F547C8">
            <w:pPr>
              <w:rPr>
                <w:rFonts w:asciiTheme="minorHAnsi" w:hAnsiTheme="minorHAnsi" w:cs="Segoe UI"/>
                <w:noProof/>
              </w:rPr>
            </w:pPr>
            <w:r w:rsidRPr="0057015E">
              <w:rPr>
                <w:rFonts w:asciiTheme="minorHAnsi" w:hAnsiTheme="minorHAnsi" w:cs="Segoe UI"/>
                <w:b/>
                <w:sz w:val="24"/>
                <w:szCs w:val="28"/>
              </w:rPr>
              <w:t>Screenshots</w:t>
            </w:r>
          </w:p>
        </w:tc>
      </w:tr>
      <w:tr w:rsidR="005D2C05" w:rsidRPr="00AD1490" w14:paraId="30A93988" w14:textId="77777777" w:rsidTr="009E47BB">
        <w:trPr>
          <w:trHeight w:val="503"/>
        </w:trPr>
        <w:tc>
          <w:tcPr>
            <w:tcW w:w="2695" w:type="dxa"/>
          </w:tcPr>
          <w:p w14:paraId="0ED7664E" w14:textId="77777777" w:rsidR="005D2C05" w:rsidRDefault="005D2C05" w:rsidP="009E47BB">
            <w:pPr>
              <w:jc w:val="both"/>
            </w:pPr>
            <w:r>
              <w:t>Run “Slow” version</w:t>
            </w:r>
          </w:p>
        </w:tc>
        <w:tc>
          <w:tcPr>
            <w:tcW w:w="3240" w:type="dxa"/>
          </w:tcPr>
          <w:p w14:paraId="787C7DA6" w14:textId="77777777" w:rsidR="005D2C05" w:rsidRDefault="005D2C05" w:rsidP="00651427">
            <w:pPr>
              <w:pStyle w:val="ListParagraph"/>
              <w:numPr>
                <w:ilvl w:val="0"/>
                <w:numId w:val="10"/>
              </w:numPr>
              <w:spacing w:after="160"/>
              <w:ind w:left="346"/>
            </w:pPr>
            <w:r>
              <w:t>Open a PowerShell window.</w:t>
            </w:r>
          </w:p>
          <w:p w14:paraId="5AED35CD" w14:textId="77777777" w:rsidR="005D2C05" w:rsidRPr="00D23E4C" w:rsidRDefault="005D2C05" w:rsidP="00651427">
            <w:pPr>
              <w:pStyle w:val="ListParagraph"/>
              <w:numPr>
                <w:ilvl w:val="0"/>
                <w:numId w:val="10"/>
              </w:numPr>
              <w:spacing w:after="160"/>
              <w:ind w:left="346"/>
            </w:pPr>
            <w:r w:rsidRPr="00D23E4C">
              <w:t>Change directory to Query Performance Tuning lab content folder.</w:t>
            </w:r>
          </w:p>
          <w:p w14:paraId="5935D3E9" w14:textId="77777777" w:rsidR="005D2C05" w:rsidRPr="00D23E4C" w:rsidRDefault="005D2C05" w:rsidP="00651427">
            <w:pPr>
              <w:pStyle w:val="ListParagraph"/>
              <w:numPr>
                <w:ilvl w:val="0"/>
                <w:numId w:val="10"/>
              </w:numPr>
              <w:spacing w:after="160"/>
              <w:ind w:left="346"/>
            </w:pPr>
            <w:r w:rsidRPr="00D23E4C">
              <w:t>Change directory to Lab sub folder.</w:t>
            </w:r>
          </w:p>
          <w:p w14:paraId="010F74B4" w14:textId="77777777" w:rsidR="005D2C05" w:rsidRDefault="005D2C05" w:rsidP="00651427">
            <w:pPr>
              <w:pStyle w:val="ListParagraph"/>
              <w:numPr>
                <w:ilvl w:val="0"/>
                <w:numId w:val="10"/>
              </w:numPr>
              <w:spacing w:after="160"/>
              <w:ind w:left="346"/>
            </w:pPr>
            <w:r>
              <w:t>Run “RunExercise.ps1” script with following parameters</w:t>
            </w:r>
          </w:p>
          <w:p w14:paraId="48FCD5D0" w14:textId="77777777" w:rsidR="005D2C05" w:rsidRPr="00D45629" w:rsidRDefault="005D2C05" w:rsidP="009E47BB">
            <w:pPr>
              <w:spacing w:after="160"/>
            </w:pPr>
            <w:r>
              <w:t>“</w:t>
            </w:r>
            <w:r w:rsidRPr="00D23E4C">
              <w:t>.</w:t>
            </w:r>
            <w:r>
              <w:t>\RunExercise.ps1 -Name Exercise5</w:t>
            </w:r>
            <w:r w:rsidRPr="00D23E4C">
              <w:t xml:space="preserve"> -Type Slow</w:t>
            </w:r>
            <w:r>
              <w:t>”</w:t>
            </w:r>
          </w:p>
        </w:tc>
        <w:tc>
          <w:tcPr>
            <w:tcW w:w="8915" w:type="dxa"/>
          </w:tcPr>
          <w:p w14:paraId="26A35DCA" w14:textId="77777777" w:rsidR="005D2C05" w:rsidRDefault="005D2C05" w:rsidP="009E47BB">
            <w:pPr>
              <w:rPr>
                <w:noProof/>
              </w:rPr>
            </w:pPr>
            <w:r>
              <w:rPr>
                <w:noProof/>
              </w:rPr>
              <w:drawing>
                <wp:inline distT="0" distB="0" distL="0" distR="0" wp14:anchorId="203B268C" wp14:editId="4C43A2E9">
                  <wp:extent cx="4552950" cy="1905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52950" cy="190500"/>
                          </a:xfrm>
                          <a:prstGeom prst="rect">
                            <a:avLst/>
                          </a:prstGeom>
                        </pic:spPr>
                      </pic:pic>
                    </a:graphicData>
                  </a:graphic>
                </wp:inline>
              </w:drawing>
            </w:r>
          </w:p>
          <w:p w14:paraId="6451C96D" w14:textId="77777777" w:rsidR="005D2C05" w:rsidRPr="00B1052E" w:rsidRDefault="005D2C05" w:rsidP="009E47BB">
            <w:pPr>
              <w:rPr>
                <w:rFonts w:asciiTheme="minorHAnsi" w:hAnsiTheme="minorHAnsi" w:cs="Segoe UI"/>
                <w:noProof/>
              </w:rPr>
            </w:pPr>
          </w:p>
        </w:tc>
      </w:tr>
      <w:tr w:rsidR="005D2C05" w:rsidRPr="00AD1490" w14:paraId="7BCD8654" w14:textId="77777777" w:rsidTr="009E47BB">
        <w:trPr>
          <w:trHeight w:val="503"/>
        </w:trPr>
        <w:tc>
          <w:tcPr>
            <w:tcW w:w="2695" w:type="dxa"/>
          </w:tcPr>
          <w:p w14:paraId="6710F590" w14:textId="77777777" w:rsidR="005D2C05" w:rsidRDefault="005D2C05" w:rsidP="009E47BB">
            <w:pPr>
              <w:jc w:val="both"/>
            </w:pPr>
          </w:p>
        </w:tc>
        <w:tc>
          <w:tcPr>
            <w:tcW w:w="3240" w:type="dxa"/>
          </w:tcPr>
          <w:p w14:paraId="10A98961" w14:textId="77777777" w:rsidR="005D2C05" w:rsidRDefault="005D2C05" w:rsidP="00651427">
            <w:pPr>
              <w:pStyle w:val="ListParagraph"/>
              <w:numPr>
                <w:ilvl w:val="0"/>
                <w:numId w:val="10"/>
              </w:numPr>
              <w:spacing w:after="160"/>
              <w:ind w:left="346"/>
            </w:pPr>
            <w:r>
              <w:t>This script will create a workload simulation on your server. It will create 20 background jobs which will send queries to your system.</w:t>
            </w:r>
          </w:p>
          <w:p w14:paraId="53080F93" w14:textId="77777777" w:rsidR="005D2C05" w:rsidRDefault="005D2C05" w:rsidP="00651427">
            <w:pPr>
              <w:pStyle w:val="ListParagraph"/>
              <w:numPr>
                <w:ilvl w:val="0"/>
                <w:numId w:val="10"/>
              </w:numPr>
              <w:spacing w:after="160"/>
              <w:ind w:left="346"/>
            </w:pPr>
            <w:r>
              <w:t>It will wait for 60 seconds for all background jobs properly starts and then will start your problematic query.</w:t>
            </w:r>
          </w:p>
        </w:tc>
        <w:tc>
          <w:tcPr>
            <w:tcW w:w="8915" w:type="dxa"/>
          </w:tcPr>
          <w:p w14:paraId="774A6339" w14:textId="77777777" w:rsidR="005D2C05" w:rsidRDefault="005D2C05" w:rsidP="009E47BB">
            <w:pPr>
              <w:rPr>
                <w:noProof/>
              </w:rPr>
            </w:pPr>
            <w:r>
              <w:rPr>
                <w:noProof/>
              </w:rPr>
              <w:drawing>
                <wp:inline distT="0" distB="0" distL="0" distR="0" wp14:anchorId="4464095E" wp14:editId="68D2D5E7">
                  <wp:extent cx="5523865" cy="2066925"/>
                  <wp:effectExtent l="0" t="0" r="63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23865" cy="2066925"/>
                          </a:xfrm>
                          <a:prstGeom prst="rect">
                            <a:avLst/>
                          </a:prstGeom>
                        </pic:spPr>
                      </pic:pic>
                    </a:graphicData>
                  </a:graphic>
                </wp:inline>
              </w:drawing>
            </w:r>
          </w:p>
        </w:tc>
      </w:tr>
      <w:tr w:rsidR="005D2C05" w:rsidRPr="00AD1490" w14:paraId="1B81C036" w14:textId="77777777" w:rsidTr="009E47BB">
        <w:trPr>
          <w:trHeight w:val="503"/>
        </w:trPr>
        <w:tc>
          <w:tcPr>
            <w:tcW w:w="2695" w:type="dxa"/>
          </w:tcPr>
          <w:p w14:paraId="16A731D7" w14:textId="77777777" w:rsidR="005D2C05" w:rsidRDefault="005D2C05" w:rsidP="009E47BB">
            <w:pPr>
              <w:jc w:val="both"/>
            </w:pPr>
          </w:p>
        </w:tc>
        <w:tc>
          <w:tcPr>
            <w:tcW w:w="3240" w:type="dxa"/>
          </w:tcPr>
          <w:p w14:paraId="272FB92F" w14:textId="026E46FA" w:rsidR="005D2C05" w:rsidDel="00273C83" w:rsidRDefault="00273C83" w:rsidP="00273C83">
            <w:pPr>
              <w:pStyle w:val="ListParagraph"/>
              <w:numPr>
                <w:ilvl w:val="0"/>
                <w:numId w:val="10"/>
              </w:numPr>
              <w:spacing w:after="160"/>
              <w:rPr>
                <w:del w:id="79" w:author="Author"/>
              </w:rPr>
            </w:pPr>
            <w:ins w:id="80" w:author="Author">
              <w:r w:rsidRPr="00273C83">
                <w:t>Open Query editor of SQL Data Warehouse in Azure Portal.</w:t>
              </w:r>
            </w:ins>
            <w:del w:id="81" w:author="Author">
              <w:r w:rsidR="005D2C05" w:rsidDel="00273C83">
                <w:delText>Open SQL Server Data Tools</w:delText>
              </w:r>
            </w:del>
          </w:p>
          <w:p w14:paraId="1EC5967E" w14:textId="77777777" w:rsidR="00273C83" w:rsidRDefault="00273C83" w:rsidP="00651427">
            <w:pPr>
              <w:pStyle w:val="ListParagraph"/>
              <w:numPr>
                <w:ilvl w:val="0"/>
                <w:numId w:val="10"/>
              </w:numPr>
              <w:spacing w:after="160"/>
              <w:ind w:left="346"/>
              <w:rPr>
                <w:ins w:id="82" w:author="Author"/>
              </w:rPr>
            </w:pPr>
          </w:p>
          <w:p w14:paraId="6CDFFCC4" w14:textId="77777777" w:rsidR="006742B9" w:rsidRDefault="005D2C05" w:rsidP="00651427">
            <w:pPr>
              <w:pStyle w:val="ListParagraph"/>
              <w:numPr>
                <w:ilvl w:val="0"/>
                <w:numId w:val="10"/>
              </w:numPr>
              <w:spacing w:after="160"/>
              <w:ind w:left="346"/>
            </w:pPr>
            <w:r>
              <w:t xml:space="preserve">Check </w:t>
            </w:r>
            <w:r w:rsidR="006742B9">
              <w:t>all the active queries</w:t>
            </w:r>
            <w:r>
              <w:t>.</w:t>
            </w:r>
          </w:p>
        </w:tc>
        <w:tc>
          <w:tcPr>
            <w:tcW w:w="8915" w:type="dxa"/>
          </w:tcPr>
          <w:p w14:paraId="77522938" w14:textId="77777777" w:rsidR="00920D30" w:rsidRDefault="00920D30" w:rsidP="00920D30">
            <w:pPr>
              <w:autoSpaceDE w:val="0"/>
              <w:autoSpaceDN w:val="0"/>
              <w:adjustRightInd w:val="0"/>
              <w:spacing w:after="0"/>
              <w:rPr>
                <w:ins w:id="83" w:author="Author"/>
                <w:rFonts w:ascii="Consolas" w:hAnsi="Consolas" w:cs="Consolas"/>
                <w:color w:val="000000"/>
                <w:sz w:val="19"/>
                <w:szCs w:val="19"/>
                <w:highlight w:val="white"/>
              </w:rPr>
            </w:pPr>
            <w:ins w:id="84" w:author="Autho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0000"/>
                  <w:sz w:val="19"/>
                  <w:szCs w:val="19"/>
                  <w:highlight w:val="white"/>
                </w:rPr>
                <w:t>dm_pdw_exec_requests</w:t>
              </w:r>
            </w:ins>
          </w:p>
          <w:p w14:paraId="26044A72" w14:textId="77777777" w:rsidR="00920D30" w:rsidRDefault="00920D30" w:rsidP="00920D30">
            <w:pPr>
              <w:autoSpaceDE w:val="0"/>
              <w:autoSpaceDN w:val="0"/>
              <w:adjustRightInd w:val="0"/>
              <w:spacing w:after="0"/>
              <w:rPr>
                <w:ins w:id="85" w:author="Author"/>
                <w:rFonts w:ascii="Consolas" w:hAnsi="Consolas" w:cs="Consolas"/>
                <w:color w:val="000000"/>
                <w:sz w:val="19"/>
                <w:szCs w:val="19"/>
                <w:highlight w:val="white"/>
              </w:rPr>
            </w:pPr>
            <w:ins w:id="86" w:author="Autho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status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'completed'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'failed'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'cancelled'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session_id </w:t>
              </w:r>
              <w:r>
                <w:rPr>
                  <w:rFonts w:ascii="Consolas" w:hAnsi="Consolas" w:cs="Consolas"/>
                  <w:color w:val="808080"/>
                  <w:sz w:val="19"/>
                  <w:szCs w:val="19"/>
                  <w:highlight w:val="white"/>
                </w:rPr>
                <w:t>&lt;&gt;</w:t>
              </w:r>
              <w:r>
                <w:rPr>
                  <w:rFonts w:ascii="Consolas" w:hAnsi="Consolas" w:cs="Consolas"/>
                  <w:color w:val="000000"/>
                  <w:sz w:val="19"/>
                  <w:szCs w:val="19"/>
                  <w:highlight w:val="white"/>
                </w:rPr>
                <w:t xml:space="preserve"> session_id</w:t>
              </w:r>
              <w:r>
                <w:rPr>
                  <w:rFonts w:ascii="Consolas" w:hAnsi="Consolas" w:cs="Consolas"/>
                  <w:color w:val="808080"/>
                  <w:sz w:val="19"/>
                  <w:szCs w:val="19"/>
                  <w:highlight w:val="white"/>
                </w:rPr>
                <w:t>()</w:t>
              </w:r>
            </w:ins>
          </w:p>
          <w:p w14:paraId="67F0C9FC" w14:textId="0DA8D00F" w:rsidR="005D2C05" w:rsidRDefault="00920D30" w:rsidP="00920D30">
            <w:pPr>
              <w:rPr>
                <w:noProof/>
              </w:rPr>
            </w:pPr>
            <w:ins w:id="87" w:author="Autho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request_id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ins>
            <w:del w:id="88" w:author="Author">
              <w:r w:rsidR="006742B9" w:rsidDel="006778B0">
                <w:rPr>
                  <w:noProof/>
                </w:rPr>
                <w:drawing>
                  <wp:inline distT="0" distB="0" distL="0" distR="0" wp14:anchorId="61AC7028" wp14:editId="780DC8A9">
                    <wp:extent cx="5523865" cy="605790"/>
                    <wp:effectExtent l="0" t="0" r="635" b="3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23865" cy="605790"/>
                            </a:xfrm>
                            <a:prstGeom prst="rect">
                              <a:avLst/>
                            </a:prstGeom>
                          </pic:spPr>
                        </pic:pic>
                      </a:graphicData>
                    </a:graphic>
                  </wp:inline>
                </w:drawing>
              </w:r>
            </w:del>
          </w:p>
        </w:tc>
      </w:tr>
      <w:tr w:rsidR="005D2C05" w:rsidRPr="00AD1490" w14:paraId="6D6DB038" w14:textId="77777777" w:rsidTr="009E47BB">
        <w:trPr>
          <w:trHeight w:val="503"/>
        </w:trPr>
        <w:tc>
          <w:tcPr>
            <w:tcW w:w="2695" w:type="dxa"/>
          </w:tcPr>
          <w:p w14:paraId="5BB78E2A" w14:textId="77777777" w:rsidR="005D2C05" w:rsidRDefault="005D2C05" w:rsidP="009E47BB">
            <w:pPr>
              <w:jc w:val="both"/>
            </w:pPr>
          </w:p>
        </w:tc>
        <w:tc>
          <w:tcPr>
            <w:tcW w:w="3240" w:type="dxa"/>
          </w:tcPr>
          <w:p w14:paraId="2BD5C417" w14:textId="77777777" w:rsidR="005D2C05" w:rsidRDefault="009D2946" w:rsidP="00651427">
            <w:pPr>
              <w:pStyle w:val="ListParagraph"/>
              <w:numPr>
                <w:ilvl w:val="0"/>
                <w:numId w:val="10"/>
              </w:numPr>
              <w:spacing w:after="160"/>
              <w:ind w:left="346"/>
            </w:pPr>
            <w:r>
              <w:t>Can you tell what is happening?</w:t>
            </w:r>
          </w:p>
        </w:tc>
        <w:tc>
          <w:tcPr>
            <w:tcW w:w="8915" w:type="dxa"/>
          </w:tcPr>
          <w:p w14:paraId="42D0703C" w14:textId="77777777" w:rsidR="005576EE" w:rsidRPr="005576EE" w:rsidRDefault="005576EE" w:rsidP="005576EE">
            <w:pPr>
              <w:rPr>
                <w:i/>
                <w:noProof/>
              </w:rPr>
            </w:pPr>
            <w:r w:rsidRPr="005576EE">
              <w:rPr>
                <w:b/>
                <w:noProof/>
              </w:rPr>
              <w:t>Hint:</w:t>
            </w:r>
            <w:r>
              <w:rPr>
                <w:noProof/>
              </w:rPr>
              <w:t xml:space="preserve"> </w:t>
            </w:r>
            <w:r w:rsidRPr="005576EE">
              <w:rPr>
                <w:i/>
                <w:noProof/>
              </w:rPr>
              <w:t xml:space="preserve">What is the state of this query in sys.dm_pdw_exec_requests?  Why? </w:t>
            </w:r>
          </w:p>
          <w:p w14:paraId="516E8B62" w14:textId="77777777" w:rsidR="005D2C05" w:rsidRPr="005576EE" w:rsidRDefault="005576EE" w:rsidP="005576EE">
            <w:pPr>
              <w:rPr>
                <w:i/>
                <w:noProof/>
              </w:rPr>
            </w:pPr>
            <w:r w:rsidRPr="005576EE">
              <w:rPr>
                <w:b/>
                <w:noProof/>
              </w:rPr>
              <w:t>Hint:</w:t>
            </w:r>
            <w:r>
              <w:rPr>
                <w:noProof/>
              </w:rPr>
              <w:t xml:space="preserve"> </w:t>
            </w:r>
            <w:r w:rsidRPr="005576EE">
              <w:rPr>
                <w:i/>
                <w:noProof/>
              </w:rPr>
              <w:t>Run this query.  What does it tell you about the state of the query?</w:t>
            </w:r>
          </w:p>
          <w:p w14:paraId="18E6036C" w14:textId="77777777" w:rsidR="005576EE" w:rsidRDefault="005576EE" w:rsidP="005576EE">
            <w:pPr>
              <w:rPr>
                <w:noProof/>
              </w:rPr>
            </w:pPr>
            <w:r>
              <w:rPr>
                <w:noProof/>
              </w:rPr>
              <w:drawing>
                <wp:inline distT="0" distB="0" distL="0" distR="0" wp14:anchorId="6AD1E866" wp14:editId="37791AC3">
                  <wp:extent cx="4124325" cy="14573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24325" cy="1457325"/>
                          </a:xfrm>
                          <a:prstGeom prst="rect">
                            <a:avLst/>
                          </a:prstGeom>
                        </pic:spPr>
                      </pic:pic>
                    </a:graphicData>
                  </a:graphic>
                </wp:inline>
              </w:drawing>
            </w:r>
          </w:p>
          <w:p w14:paraId="4B1E1163" w14:textId="77777777" w:rsidR="005576EE" w:rsidRPr="005576EE" w:rsidRDefault="005576EE" w:rsidP="005576EE">
            <w:pPr>
              <w:rPr>
                <w:noProof/>
              </w:rPr>
            </w:pPr>
            <w:r w:rsidRPr="005576EE">
              <w:rPr>
                <w:b/>
                <w:noProof/>
              </w:rPr>
              <w:t>Hint:</w:t>
            </w:r>
            <w:r w:rsidRPr="005576EE">
              <w:rPr>
                <w:noProof/>
              </w:rPr>
              <w:t xml:space="preserve"> What can be changed to ensure these small queries run? After you investigate connect to ‘demo5_fast’ to see the changes in action.</w:t>
            </w:r>
          </w:p>
          <w:p w14:paraId="5B8DE3EC" w14:textId="77777777" w:rsidR="005576EE" w:rsidRDefault="005576EE" w:rsidP="005576EE">
            <w:pPr>
              <w:rPr>
                <w:noProof/>
              </w:rPr>
            </w:pPr>
          </w:p>
        </w:tc>
      </w:tr>
      <w:tr w:rsidR="00745C88" w:rsidRPr="00AD1490" w14:paraId="74A7B8D8" w14:textId="77777777" w:rsidTr="009E47BB">
        <w:trPr>
          <w:trHeight w:val="503"/>
        </w:trPr>
        <w:tc>
          <w:tcPr>
            <w:tcW w:w="2695" w:type="dxa"/>
          </w:tcPr>
          <w:p w14:paraId="240E4C3B" w14:textId="77777777" w:rsidR="00745C88" w:rsidRDefault="00745C88" w:rsidP="009E47BB">
            <w:pPr>
              <w:jc w:val="both"/>
            </w:pPr>
          </w:p>
        </w:tc>
        <w:tc>
          <w:tcPr>
            <w:tcW w:w="3240" w:type="dxa"/>
          </w:tcPr>
          <w:p w14:paraId="538F3EE3" w14:textId="77777777" w:rsidR="00745C88" w:rsidRDefault="00745C88" w:rsidP="00651427">
            <w:pPr>
              <w:pStyle w:val="ListParagraph"/>
              <w:numPr>
                <w:ilvl w:val="0"/>
                <w:numId w:val="10"/>
              </w:numPr>
              <w:spacing w:after="160"/>
              <w:ind w:left="346"/>
            </w:pPr>
            <w:r>
              <w:t>You need to kill the background jobs before continuing.</w:t>
            </w:r>
          </w:p>
          <w:p w14:paraId="396C60EF" w14:textId="77777777" w:rsidR="00745C88" w:rsidRDefault="00745C88" w:rsidP="00651427">
            <w:pPr>
              <w:pStyle w:val="ListParagraph"/>
              <w:numPr>
                <w:ilvl w:val="0"/>
                <w:numId w:val="10"/>
              </w:numPr>
              <w:spacing w:after="160"/>
              <w:ind w:left="346"/>
            </w:pPr>
            <w:r>
              <w:t>Cancel the running process on current PowerShell window.</w:t>
            </w:r>
          </w:p>
          <w:p w14:paraId="0DCF7BD5" w14:textId="77777777" w:rsidR="00745C88" w:rsidRDefault="00745C88" w:rsidP="00651427">
            <w:pPr>
              <w:pStyle w:val="ListParagraph"/>
              <w:numPr>
                <w:ilvl w:val="0"/>
                <w:numId w:val="10"/>
              </w:numPr>
              <w:spacing w:after="160"/>
              <w:ind w:left="346"/>
            </w:pPr>
            <w:r>
              <w:t>Run “.\Kill.ps1”</w:t>
            </w:r>
          </w:p>
          <w:p w14:paraId="6BCE4709" w14:textId="77777777" w:rsidR="00745C88" w:rsidRDefault="00745C88" w:rsidP="00651427">
            <w:pPr>
              <w:pStyle w:val="ListParagraph"/>
              <w:numPr>
                <w:ilvl w:val="0"/>
                <w:numId w:val="10"/>
              </w:numPr>
              <w:spacing w:after="160"/>
              <w:ind w:left="346"/>
            </w:pPr>
            <w:r>
              <w:t>Make sure you close the PowerShell window.</w:t>
            </w:r>
          </w:p>
        </w:tc>
        <w:tc>
          <w:tcPr>
            <w:tcW w:w="8915" w:type="dxa"/>
          </w:tcPr>
          <w:p w14:paraId="638807FF" w14:textId="77777777" w:rsidR="00745C88" w:rsidRDefault="004E247A" w:rsidP="009E47BB">
            <w:pPr>
              <w:rPr>
                <w:noProof/>
              </w:rPr>
            </w:pPr>
            <w:r>
              <w:rPr>
                <w:noProof/>
              </w:rPr>
              <w:drawing>
                <wp:inline distT="0" distB="0" distL="0" distR="0" wp14:anchorId="3DF76D5C" wp14:editId="0B130647">
                  <wp:extent cx="4648200" cy="8953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48200" cy="895350"/>
                          </a:xfrm>
                          <a:prstGeom prst="rect">
                            <a:avLst/>
                          </a:prstGeom>
                        </pic:spPr>
                      </pic:pic>
                    </a:graphicData>
                  </a:graphic>
                </wp:inline>
              </w:drawing>
            </w:r>
          </w:p>
        </w:tc>
      </w:tr>
      <w:tr w:rsidR="005D2C05" w:rsidRPr="00AD1490" w14:paraId="400B772C" w14:textId="77777777" w:rsidTr="009E47BB">
        <w:trPr>
          <w:trHeight w:val="503"/>
        </w:trPr>
        <w:tc>
          <w:tcPr>
            <w:tcW w:w="2695" w:type="dxa"/>
          </w:tcPr>
          <w:p w14:paraId="616B364B" w14:textId="77777777" w:rsidR="005D2C05" w:rsidRDefault="005D2C05" w:rsidP="009E47BB">
            <w:pPr>
              <w:jc w:val="both"/>
            </w:pPr>
            <w:r>
              <w:t>Run “Fast” version</w:t>
            </w:r>
          </w:p>
        </w:tc>
        <w:tc>
          <w:tcPr>
            <w:tcW w:w="3240" w:type="dxa"/>
          </w:tcPr>
          <w:p w14:paraId="690ED6F3" w14:textId="77777777" w:rsidR="00745C88" w:rsidRDefault="00745C88" w:rsidP="00651427">
            <w:pPr>
              <w:pStyle w:val="ListParagraph"/>
              <w:numPr>
                <w:ilvl w:val="0"/>
                <w:numId w:val="10"/>
              </w:numPr>
              <w:spacing w:after="160"/>
              <w:ind w:left="346"/>
            </w:pPr>
            <w:r>
              <w:t>Open a PowerShell window.</w:t>
            </w:r>
          </w:p>
          <w:p w14:paraId="79592435" w14:textId="77777777" w:rsidR="00745C88" w:rsidRPr="00D23E4C" w:rsidRDefault="00745C88" w:rsidP="00651427">
            <w:pPr>
              <w:pStyle w:val="ListParagraph"/>
              <w:numPr>
                <w:ilvl w:val="0"/>
                <w:numId w:val="10"/>
              </w:numPr>
              <w:spacing w:after="160"/>
              <w:ind w:left="346"/>
            </w:pPr>
            <w:r w:rsidRPr="00D23E4C">
              <w:t>Change directory to Query Performance Tuning lab content folder.</w:t>
            </w:r>
          </w:p>
          <w:p w14:paraId="6BCEEFBA" w14:textId="77777777" w:rsidR="00745C88" w:rsidRPr="00D23E4C" w:rsidRDefault="00745C88" w:rsidP="00651427">
            <w:pPr>
              <w:pStyle w:val="ListParagraph"/>
              <w:numPr>
                <w:ilvl w:val="0"/>
                <w:numId w:val="10"/>
              </w:numPr>
              <w:spacing w:after="160"/>
              <w:ind w:left="346"/>
            </w:pPr>
            <w:r w:rsidRPr="00D23E4C">
              <w:t>Change directory to Lab sub folder.</w:t>
            </w:r>
          </w:p>
          <w:p w14:paraId="7CCF90C0" w14:textId="77777777" w:rsidR="005D2C05" w:rsidRDefault="00745C88" w:rsidP="00651427">
            <w:pPr>
              <w:pStyle w:val="ListParagraph"/>
              <w:numPr>
                <w:ilvl w:val="0"/>
                <w:numId w:val="10"/>
              </w:numPr>
              <w:spacing w:after="160"/>
              <w:ind w:left="346"/>
            </w:pPr>
            <w:r>
              <w:t xml:space="preserve">Run “RunExercise.ps1” script with following parameters </w:t>
            </w:r>
            <w:r w:rsidR="005D2C05">
              <w:t>Run the same query with Fast option.</w:t>
            </w:r>
          </w:p>
          <w:p w14:paraId="41F12264" w14:textId="77777777" w:rsidR="005D2C05" w:rsidRPr="005A4D2B" w:rsidRDefault="005D2C05" w:rsidP="009E47BB">
            <w:pPr>
              <w:spacing w:after="160"/>
            </w:pPr>
            <w:r>
              <w:t>“</w:t>
            </w:r>
            <w:r w:rsidRPr="00D23E4C">
              <w:t>.\RunExercise.ps1 -Name Exercise</w:t>
            </w:r>
            <w:r w:rsidR="005576EE">
              <w:t>5</w:t>
            </w:r>
            <w:r w:rsidRPr="00D23E4C">
              <w:t xml:space="preserve"> -Type </w:t>
            </w:r>
            <w:r>
              <w:t>Fast”</w:t>
            </w:r>
          </w:p>
        </w:tc>
        <w:tc>
          <w:tcPr>
            <w:tcW w:w="8915" w:type="dxa"/>
          </w:tcPr>
          <w:p w14:paraId="5AC12DEB" w14:textId="77777777" w:rsidR="005D2C05" w:rsidRDefault="005576EE" w:rsidP="009E47BB">
            <w:pPr>
              <w:rPr>
                <w:noProof/>
              </w:rPr>
            </w:pPr>
            <w:r>
              <w:rPr>
                <w:noProof/>
              </w:rPr>
              <w:drawing>
                <wp:inline distT="0" distB="0" distL="0" distR="0" wp14:anchorId="4DD64136" wp14:editId="0B49F353">
                  <wp:extent cx="4505325" cy="15240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05325" cy="152400"/>
                          </a:xfrm>
                          <a:prstGeom prst="rect">
                            <a:avLst/>
                          </a:prstGeom>
                        </pic:spPr>
                      </pic:pic>
                    </a:graphicData>
                  </a:graphic>
                </wp:inline>
              </w:drawing>
            </w:r>
          </w:p>
        </w:tc>
      </w:tr>
      <w:tr w:rsidR="005D2C05" w:rsidRPr="00AD1490" w14:paraId="6DD3499E" w14:textId="77777777" w:rsidTr="009E47BB">
        <w:trPr>
          <w:trHeight w:val="503"/>
        </w:trPr>
        <w:tc>
          <w:tcPr>
            <w:tcW w:w="2695" w:type="dxa"/>
          </w:tcPr>
          <w:p w14:paraId="12E7B4EB" w14:textId="77777777" w:rsidR="005D2C05" w:rsidRDefault="005D2C05" w:rsidP="009E47BB">
            <w:pPr>
              <w:jc w:val="both"/>
            </w:pPr>
          </w:p>
        </w:tc>
        <w:tc>
          <w:tcPr>
            <w:tcW w:w="3240" w:type="dxa"/>
          </w:tcPr>
          <w:p w14:paraId="5E145E5B" w14:textId="77777777" w:rsidR="005D2C05" w:rsidRDefault="005D2C05" w:rsidP="00651427">
            <w:pPr>
              <w:pStyle w:val="ListParagraph"/>
              <w:numPr>
                <w:ilvl w:val="0"/>
                <w:numId w:val="10"/>
              </w:numPr>
              <w:spacing w:after="160"/>
              <w:ind w:left="346"/>
            </w:pPr>
            <w:r>
              <w:t>Compare the 2 query execution plans.</w:t>
            </w:r>
          </w:p>
        </w:tc>
        <w:tc>
          <w:tcPr>
            <w:tcW w:w="8915" w:type="dxa"/>
          </w:tcPr>
          <w:p w14:paraId="4E74B1BC" w14:textId="77777777" w:rsidR="005D2C05" w:rsidRDefault="005576EE" w:rsidP="009E47BB">
            <w:pPr>
              <w:rPr>
                <w:noProof/>
              </w:rPr>
            </w:pPr>
            <w:r w:rsidRPr="005576EE">
              <w:rPr>
                <w:noProof/>
              </w:rPr>
              <w:t>Are the pros/cons of resource classes clear after completing exercise 4 and 5?</w:t>
            </w:r>
          </w:p>
        </w:tc>
      </w:tr>
      <w:tr w:rsidR="00745C88" w:rsidRPr="00AD1490" w14:paraId="4B0D45F3" w14:textId="77777777" w:rsidTr="009E47BB">
        <w:trPr>
          <w:trHeight w:val="503"/>
        </w:trPr>
        <w:tc>
          <w:tcPr>
            <w:tcW w:w="2695" w:type="dxa"/>
          </w:tcPr>
          <w:p w14:paraId="5DBC27CF" w14:textId="77777777" w:rsidR="00745C88" w:rsidRDefault="00745C88" w:rsidP="009E47BB">
            <w:pPr>
              <w:jc w:val="both"/>
            </w:pPr>
          </w:p>
        </w:tc>
        <w:tc>
          <w:tcPr>
            <w:tcW w:w="3240" w:type="dxa"/>
          </w:tcPr>
          <w:p w14:paraId="16502251" w14:textId="77777777" w:rsidR="00745C88" w:rsidRDefault="00745C88" w:rsidP="00651427">
            <w:pPr>
              <w:pStyle w:val="ListParagraph"/>
              <w:numPr>
                <w:ilvl w:val="0"/>
                <w:numId w:val="10"/>
              </w:numPr>
              <w:spacing w:after="160"/>
              <w:ind w:left="346"/>
            </w:pPr>
            <w:r>
              <w:t>You need to kill the background jobs before continuing.</w:t>
            </w:r>
          </w:p>
          <w:p w14:paraId="1B414968" w14:textId="77777777" w:rsidR="00745C88" w:rsidRDefault="00745C88" w:rsidP="00651427">
            <w:pPr>
              <w:pStyle w:val="ListParagraph"/>
              <w:numPr>
                <w:ilvl w:val="0"/>
                <w:numId w:val="10"/>
              </w:numPr>
              <w:spacing w:after="160"/>
              <w:ind w:left="346"/>
            </w:pPr>
            <w:r>
              <w:t>Cancel the running process on current PowerShell window.</w:t>
            </w:r>
          </w:p>
          <w:p w14:paraId="32A9D54D" w14:textId="77777777" w:rsidR="00745C88" w:rsidRDefault="00745C88" w:rsidP="00651427">
            <w:pPr>
              <w:pStyle w:val="ListParagraph"/>
              <w:numPr>
                <w:ilvl w:val="0"/>
                <w:numId w:val="10"/>
              </w:numPr>
              <w:spacing w:after="160"/>
              <w:ind w:left="346"/>
            </w:pPr>
            <w:r>
              <w:t>Run “.\Kill.ps1”</w:t>
            </w:r>
          </w:p>
          <w:p w14:paraId="3868BF7E" w14:textId="77777777" w:rsidR="00745C88" w:rsidRDefault="00745C88" w:rsidP="00651427">
            <w:pPr>
              <w:pStyle w:val="ListParagraph"/>
              <w:numPr>
                <w:ilvl w:val="0"/>
                <w:numId w:val="10"/>
              </w:numPr>
              <w:spacing w:after="160"/>
              <w:ind w:left="346"/>
            </w:pPr>
            <w:r>
              <w:t>Make sure you close the PowerShell window.</w:t>
            </w:r>
          </w:p>
        </w:tc>
        <w:tc>
          <w:tcPr>
            <w:tcW w:w="8915" w:type="dxa"/>
          </w:tcPr>
          <w:p w14:paraId="25871A6B" w14:textId="77777777" w:rsidR="00745C88" w:rsidRDefault="004E247A" w:rsidP="009E47BB">
            <w:pPr>
              <w:rPr>
                <w:noProof/>
              </w:rPr>
            </w:pPr>
            <w:r>
              <w:rPr>
                <w:noProof/>
              </w:rPr>
              <w:drawing>
                <wp:inline distT="0" distB="0" distL="0" distR="0" wp14:anchorId="08BA8AAB" wp14:editId="33D95C4D">
                  <wp:extent cx="4648200" cy="8953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48200" cy="895350"/>
                          </a:xfrm>
                          <a:prstGeom prst="rect">
                            <a:avLst/>
                          </a:prstGeom>
                        </pic:spPr>
                      </pic:pic>
                    </a:graphicData>
                  </a:graphic>
                </wp:inline>
              </w:drawing>
            </w:r>
          </w:p>
        </w:tc>
      </w:tr>
      <w:tr w:rsidR="00C62D44" w:rsidRPr="00AD1490" w14:paraId="5D81FBC4" w14:textId="77777777" w:rsidTr="00F547C8">
        <w:trPr>
          <w:trHeight w:val="503"/>
        </w:trPr>
        <w:tc>
          <w:tcPr>
            <w:tcW w:w="14850" w:type="dxa"/>
            <w:gridSpan w:val="3"/>
          </w:tcPr>
          <w:p w14:paraId="57415544" w14:textId="77777777" w:rsidR="00C62D44" w:rsidRDefault="00C62D44" w:rsidP="00C62D44">
            <w:pPr>
              <w:pStyle w:val="Heading5"/>
            </w:pPr>
            <w:r>
              <w:lastRenderedPageBreak/>
              <w:t>Discussion</w:t>
            </w:r>
          </w:p>
          <w:p w14:paraId="0070F151" w14:textId="77777777" w:rsidR="00C62D44" w:rsidRDefault="00502F10" w:rsidP="00F547C8">
            <w:r>
              <w:t>This exercise tries to simulate an active workload on your data warehouse. It creates 20 background sessions which sends queries constantly.</w:t>
            </w:r>
          </w:p>
          <w:p w14:paraId="07E65B37" w14:textId="77777777" w:rsidR="00502F10" w:rsidRDefault="00502F10" w:rsidP="00F547C8"/>
          <w:p w14:paraId="2B45F598" w14:textId="77777777" w:rsidR="00502F10" w:rsidRDefault="00502F10" w:rsidP="00F547C8">
            <w:r>
              <w:t>When you reached to step 9 on Slow execution exercise, you will notice that your query is in the queue (“Suspended”) and does not “Running”. You can check wait stats and see that what is your query is waiting on “</w:t>
            </w:r>
            <w:r w:rsidRPr="00502F10">
              <w:t>UserConcurrencyResourceType</w:t>
            </w:r>
            <w:r>
              <w:t>” which means that it is waiting for enough concurrency slots become available.</w:t>
            </w:r>
          </w:p>
          <w:p w14:paraId="35EB986E" w14:textId="77777777" w:rsidR="00502F10" w:rsidRDefault="00502F10" w:rsidP="00F547C8">
            <w:r>
              <w:rPr>
                <w:noProof/>
              </w:rPr>
              <w:drawing>
                <wp:inline distT="0" distB="0" distL="0" distR="0" wp14:anchorId="4BF91436" wp14:editId="74D695D5">
                  <wp:extent cx="9292590" cy="909955"/>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292590" cy="909955"/>
                          </a:xfrm>
                          <a:prstGeom prst="rect">
                            <a:avLst/>
                          </a:prstGeom>
                        </pic:spPr>
                      </pic:pic>
                    </a:graphicData>
                  </a:graphic>
                </wp:inline>
              </w:drawing>
            </w:r>
          </w:p>
          <w:p w14:paraId="2A438BBE" w14:textId="77777777" w:rsidR="006D3755" w:rsidRDefault="006D3755" w:rsidP="00F547C8"/>
          <w:p w14:paraId="7C54B6A9" w14:textId="77777777" w:rsidR="006D3755" w:rsidRDefault="006D3755" w:rsidP="00F547C8">
            <w:r>
              <w:t>When you check dm_pdw_exec_requests you will notice that this query is running on largerc resource class. In previous example we talk about using higher resource classes allow your query to have more memory resources. But this will result in more memory consumption from the overall system and resulted in less concurrent query executions. So you need to be careful about which resource classes you are using for executing your queries. Always test your queries with your actual workload.</w:t>
            </w:r>
          </w:p>
          <w:p w14:paraId="58F06BE7" w14:textId="77777777" w:rsidR="006D3755" w:rsidRDefault="006D3755" w:rsidP="00F547C8"/>
          <w:p w14:paraId="1A685629" w14:textId="77777777" w:rsidR="006D3755" w:rsidRDefault="006D3755" w:rsidP="00F547C8">
            <w:r>
              <w:t>On faster version of this exercise you will notice that your queries might again queued but once there is enough concurrency slots available it will go through the execution. You will see that your query runs 3 times but at every execution it waits on the queue. You can check the queue waiting time by comparing start_time and submit_time in dm_pdw_exec_requests DMV.</w:t>
            </w:r>
          </w:p>
          <w:p w14:paraId="2FBE232F" w14:textId="77777777" w:rsidR="006D3755" w:rsidRDefault="006D3755" w:rsidP="00F547C8">
            <w:r>
              <w:rPr>
                <w:noProof/>
              </w:rPr>
              <w:drawing>
                <wp:inline distT="0" distB="0" distL="0" distR="0" wp14:anchorId="4B41F04A" wp14:editId="531765E8">
                  <wp:extent cx="7143750" cy="74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143750" cy="742950"/>
                          </a:xfrm>
                          <a:prstGeom prst="rect">
                            <a:avLst/>
                          </a:prstGeom>
                        </pic:spPr>
                      </pic:pic>
                    </a:graphicData>
                  </a:graphic>
                </wp:inline>
              </w:drawing>
            </w:r>
          </w:p>
          <w:p w14:paraId="2C589612" w14:textId="77777777" w:rsidR="006D3755" w:rsidRDefault="006D3755" w:rsidP="00F547C8"/>
        </w:tc>
      </w:tr>
      <w:tr w:rsidR="00B233CB" w:rsidRPr="00AD1490" w14:paraId="6654A75A" w14:textId="77777777" w:rsidTr="00F547C8">
        <w:trPr>
          <w:trHeight w:val="503"/>
        </w:trPr>
        <w:tc>
          <w:tcPr>
            <w:tcW w:w="14850" w:type="dxa"/>
            <w:gridSpan w:val="3"/>
          </w:tcPr>
          <w:p w14:paraId="5EA47621" w14:textId="77777777" w:rsidR="00B233CB" w:rsidRDefault="00B233CB" w:rsidP="00F547C8">
            <w:pPr>
              <w:rPr>
                <w:noProof/>
              </w:rPr>
            </w:pPr>
            <w:r>
              <w:t xml:space="preserve">End of </w:t>
            </w:r>
            <w:r w:rsidRPr="0057015E">
              <w:t xml:space="preserve">Exercise </w:t>
            </w:r>
            <w:r>
              <w:t>5.</w:t>
            </w:r>
          </w:p>
        </w:tc>
      </w:tr>
    </w:tbl>
    <w:p w14:paraId="658B7D99" w14:textId="725F1536" w:rsidR="003A0D8C" w:rsidRDefault="003A0D8C" w:rsidP="000970F1">
      <w:pPr>
        <w:spacing w:after="0"/>
      </w:pPr>
    </w:p>
    <w:p w14:paraId="44BDB2C0" w14:textId="5D7E1A91" w:rsidR="00707556" w:rsidRDefault="00707556" w:rsidP="000970F1">
      <w:pPr>
        <w:spacing w:after="0"/>
      </w:pPr>
    </w:p>
    <w:p w14:paraId="49CE1892" w14:textId="7CABD143" w:rsidR="00707556" w:rsidRDefault="00707556" w:rsidP="000970F1">
      <w:pPr>
        <w:spacing w:after="0"/>
      </w:pPr>
    </w:p>
    <w:p w14:paraId="1426184D" w14:textId="77777777" w:rsidR="00707556" w:rsidRDefault="00707556" w:rsidP="00707556">
      <w:bookmarkStart w:id="89" w:name="_Toc482189158"/>
      <w:r w:rsidRPr="002C5A72">
        <w:rPr>
          <w:rFonts w:eastAsia="Times New Roman" w:cs="Segoe UI"/>
          <w:b/>
          <w:color w:val="4F81BD" w:themeColor="accent1"/>
          <w:sz w:val="28"/>
          <w:szCs w:val="20"/>
        </w:rPr>
        <w:t>IMPORTANT: AVOID INCURRING EXTRA CHARGES BY PAUSING YOUR SUBSCRIPTION RESOURCES</w:t>
      </w:r>
      <w:bookmarkEnd w:id="89"/>
    </w:p>
    <w:p w14:paraId="6687EE79" w14:textId="77777777" w:rsidR="00707556" w:rsidRDefault="00707556" w:rsidP="000970F1">
      <w:pPr>
        <w:spacing w:after="0"/>
      </w:pPr>
    </w:p>
    <w:sectPr w:rsidR="00707556" w:rsidSect="00B8139B">
      <w:headerReference w:type="even" r:id="rId68"/>
      <w:headerReference w:type="default" r:id="rId69"/>
      <w:footerReference w:type="even" r:id="rId70"/>
      <w:footerReference w:type="default" r:id="rId71"/>
      <w:headerReference w:type="first" r:id="rId72"/>
      <w:footerReference w:type="first" r:id="rId73"/>
      <w:pgSz w:w="15840" w:h="12240" w:orient="landscape"/>
      <w:pgMar w:top="720" w:right="720" w:bottom="720" w:left="720" w:header="720" w:footer="432"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Author" w:initials="A">
    <w:p w14:paraId="2DA8AEDF" w14:textId="009B2669" w:rsidR="006E4975" w:rsidRDefault="006E4975">
      <w:pPr>
        <w:pStyle w:val="CommentText"/>
      </w:pPr>
      <w:r>
        <w:rPr>
          <w:rStyle w:val="CommentReference"/>
        </w:rPr>
        <w:annotationRef/>
      </w:r>
      <w:r>
        <w:t>Hyphen in parameter Name</w:t>
      </w:r>
    </w:p>
  </w:comment>
  <w:comment w:id="58" w:author="Author" w:initials="A">
    <w:p w14:paraId="223C2995" w14:textId="0E4032C6" w:rsidR="00A66EB9" w:rsidRDefault="00A66EB9">
      <w:pPr>
        <w:pStyle w:val="CommentText"/>
      </w:pPr>
      <w:r>
        <w:rPr>
          <w:rStyle w:val="CommentReference"/>
        </w:rPr>
        <w:annotationRef/>
      </w:r>
      <w:r>
        <w:t>Lineitem_0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A8AEDF" w15:done="0"/>
  <w15:commentEx w15:paraId="223C299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A8AEDF" w16cid:durableId="1F7F6A16"/>
  <w16cid:commentId w16cid:paraId="223C2995" w16cid:durableId="1F7F6A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B3F28" w14:textId="77777777" w:rsidR="00FD3D13" w:rsidRDefault="00FD3D13" w:rsidP="00AC1CA7">
      <w:pPr>
        <w:spacing w:after="0"/>
      </w:pPr>
      <w:r>
        <w:separator/>
      </w:r>
    </w:p>
  </w:endnote>
  <w:endnote w:type="continuationSeparator" w:id="0">
    <w:p w14:paraId="53C31603" w14:textId="77777777" w:rsidR="00FD3D13" w:rsidRDefault="00FD3D13" w:rsidP="00AC1CA7">
      <w:pPr>
        <w:spacing w:after="0"/>
      </w:pPr>
      <w:r>
        <w:continuationSeparator/>
      </w:r>
    </w:p>
  </w:endnote>
  <w:endnote w:type="continuationNotice" w:id="1">
    <w:p w14:paraId="213DF587" w14:textId="77777777" w:rsidR="00FD3D13" w:rsidRDefault="00FD3D1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D180E" w14:textId="77777777" w:rsidR="00E85108" w:rsidRDefault="00E851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E77CF" w14:textId="6BE3E89E" w:rsidR="00F547C8" w:rsidRPr="009B531D" w:rsidRDefault="00FD3D13" w:rsidP="009B531D">
    <w:pPr>
      <w:pStyle w:val="Footer"/>
      <w:tabs>
        <w:tab w:val="clear" w:pos="4320"/>
        <w:tab w:val="clear" w:pos="8640"/>
        <w:tab w:val="center" w:pos="7371"/>
        <w:tab w:val="right" w:pos="14175"/>
      </w:tabs>
      <w:rPr>
        <w:color w:val="7F7F7F" w:themeColor="text1" w:themeTint="80"/>
        <w:sz w:val="18"/>
        <w:szCs w:val="18"/>
      </w:rPr>
    </w:pPr>
    <w:sdt>
      <w:sdtPr>
        <w:rPr>
          <w:rFonts w:ascii="Segoe UI" w:hAnsi="Segoe UI" w:cs="Segoe UI"/>
          <w:color w:val="7F7F7F" w:themeColor="text1" w:themeTint="80"/>
          <w:sz w:val="18"/>
          <w:szCs w:val="18"/>
        </w:rPr>
        <w:id w:val="796507181"/>
        <w:docPartObj>
          <w:docPartGallery w:val="Page Numbers (Bottom of Page)"/>
          <w:docPartUnique/>
        </w:docPartObj>
      </w:sdtPr>
      <w:sdtEndPr>
        <w:rPr>
          <w:rFonts w:ascii="Times New Roman" w:hAnsi="Times New Roman" w:cs="Times New Roman"/>
        </w:rPr>
      </w:sdtEndPr>
      <w:sdtContent>
        <w:sdt>
          <w:sdtPr>
            <w:rPr>
              <w:rFonts w:ascii="Segoe UI" w:hAnsi="Segoe UI" w:cs="Segoe UI"/>
              <w:color w:val="7F7F7F" w:themeColor="text1" w:themeTint="80"/>
              <w:sz w:val="18"/>
              <w:szCs w:val="18"/>
            </w:rPr>
            <w:id w:val="796507182"/>
            <w:docPartObj>
              <w:docPartGallery w:val="Page Numbers (Top of Page)"/>
              <w:docPartUnique/>
            </w:docPartObj>
          </w:sdtPr>
          <w:sdtEndPr/>
          <w:sdtContent>
            <w:r w:rsidR="00F547C8">
              <w:rPr>
                <w:rFonts w:ascii="Segoe UI" w:hAnsi="Segoe UI" w:cs="Segoe UI"/>
                <w:color w:val="7F7F7F" w:themeColor="text1" w:themeTint="80"/>
                <w:sz w:val="18"/>
                <w:szCs w:val="18"/>
              </w:rPr>
              <w:t>April 2017</w:t>
            </w:r>
          </w:sdtContent>
        </w:sdt>
      </w:sdtContent>
    </w:sdt>
    <w:r w:rsidR="00F547C8" w:rsidRPr="009B531D">
      <w:rPr>
        <w:rFonts w:ascii="Segoe UI" w:hAnsi="Segoe UI" w:cs="Segoe UI"/>
        <w:color w:val="7F7F7F" w:themeColor="text1" w:themeTint="80"/>
        <w:sz w:val="18"/>
        <w:szCs w:val="18"/>
      </w:rPr>
      <w:tab/>
    </w:r>
    <w:r w:rsidR="00F547C8" w:rsidRPr="009B531D">
      <w:rPr>
        <w:rFonts w:ascii="Segoe UI" w:hAnsi="Segoe UI" w:cs="Segoe UI"/>
        <w:color w:val="7F7F7F" w:themeColor="text1" w:themeTint="80"/>
        <w:sz w:val="18"/>
        <w:szCs w:val="18"/>
      </w:rPr>
      <w:tab/>
      <w:t xml:space="preserve">Page </w:t>
    </w:r>
    <w:r w:rsidR="00F547C8" w:rsidRPr="009B531D">
      <w:rPr>
        <w:rFonts w:ascii="Segoe UI" w:hAnsi="Segoe UI" w:cs="Segoe UI"/>
        <w:color w:val="7F7F7F" w:themeColor="text1" w:themeTint="80"/>
        <w:sz w:val="18"/>
        <w:szCs w:val="18"/>
      </w:rPr>
      <w:fldChar w:fldCharType="begin"/>
    </w:r>
    <w:r w:rsidR="00F547C8" w:rsidRPr="009B531D">
      <w:rPr>
        <w:rFonts w:ascii="Segoe UI" w:hAnsi="Segoe UI" w:cs="Segoe UI"/>
        <w:color w:val="7F7F7F" w:themeColor="text1" w:themeTint="80"/>
        <w:sz w:val="18"/>
        <w:szCs w:val="18"/>
      </w:rPr>
      <w:instrText xml:space="preserve"> PAGE </w:instrText>
    </w:r>
    <w:r w:rsidR="00F547C8" w:rsidRPr="009B531D">
      <w:rPr>
        <w:rFonts w:ascii="Segoe UI" w:hAnsi="Segoe UI" w:cs="Segoe UI"/>
        <w:color w:val="7F7F7F" w:themeColor="text1" w:themeTint="80"/>
        <w:sz w:val="18"/>
        <w:szCs w:val="18"/>
      </w:rPr>
      <w:fldChar w:fldCharType="separate"/>
    </w:r>
    <w:r w:rsidR="00273C83">
      <w:rPr>
        <w:rFonts w:ascii="Segoe UI" w:hAnsi="Segoe UI" w:cs="Segoe UI"/>
        <w:noProof/>
        <w:color w:val="7F7F7F" w:themeColor="text1" w:themeTint="80"/>
        <w:sz w:val="18"/>
        <w:szCs w:val="18"/>
      </w:rPr>
      <w:t>21</w:t>
    </w:r>
    <w:r w:rsidR="00F547C8" w:rsidRPr="009B531D">
      <w:rPr>
        <w:rFonts w:ascii="Segoe UI" w:hAnsi="Segoe UI" w:cs="Segoe UI"/>
        <w:color w:val="7F7F7F" w:themeColor="text1" w:themeTint="80"/>
        <w:sz w:val="18"/>
        <w:szCs w:val="18"/>
      </w:rPr>
      <w:fldChar w:fldCharType="end"/>
    </w:r>
    <w:r w:rsidR="00F547C8" w:rsidRPr="009B531D">
      <w:rPr>
        <w:rFonts w:ascii="Segoe UI" w:hAnsi="Segoe UI" w:cs="Segoe UI"/>
        <w:color w:val="7F7F7F" w:themeColor="text1" w:themeTint="80"/>
        <w:sz w:val="18"/>
        <w:szCs w:val="18"/>
      </w:rPr>
      <w:t xml:space="preserve"> of </w:t>
    </w:r>
    <w:r w:rsidR="00F547C8" w:rsidRPr="009B531D">
      <w:rPr>
        <w:rFonts w:ascii="Segoe UI" w:hAnsi="Segoe UI" w:cs="Segoe UI"/>
        <w:color w:val="7F7F7F" w:themeColor="text1" w:themeTint="80"/>
        <w:sz w:val="18"/>
        <w:szCs w:val="18"/>
      </w:rPr>
      <w:fldChar w:fldCharType="begin"/>
    </w:r>
    <w:r w:rsidR="00F547C8" w:rsidRPr="009B531D">
      <w:rPr>
        <w:rFonts w:ascii="Segoe UI" w:hAnsi="Segoe UI" w:cs="Segoe UI"/>
        <w:color w:val="7F7F7F" w:themeColor="text1" w:themeTint="80"/>
        <w:sz w:val="18"/>
        <w:szCs w:val="18"/>
      </w:rPr>
      <w:instrText xml:space="preserve"> NUMPAGES  </w:instrText>
    </w:r>
    <w:r w:rsidR="00F547C8" w:rsidRPr="009B531D">
      <w:rPr>
        <w:rFonts w:ascii="Segoe UI" w:hAnsi="Segoe UI" w:cs="Segoe UI"/>
        <w:color w:val="7F7F7F" w:themeColor="text1" w:themeTint="80"/>
        <w:sz w:val="18"/>
        <w:szCs w:val="18"/>
      </w:rPr>
      <w:fldChar w:fldCharType="separate"/>
    </w:r>
    <w:r w:rsidR="00273C83">
      <w:rPr>
        <w:rFonts w:ascii="Segoe UI" w:hAnsi="Segoe UI" w:cs="Segoe UI"/>
        <w:noProof/>
        <w:color w:val="7F7F7F" w:themeColor="text1" w:themeTint="80"/>
        <w:sz w:val="18"/>
        <w:szCs w:val="18"/>
      </w:rPr>
      <w:t>24</w:t>
    </w:r>
    <w:r w:rsidR="00F547C8" w:rsidRPr="009B531D">
      <w:rPr>
        <w:rFonts w:ascii="Segoe UI" w:hAnsi="Segoe UI" w:cs="Segoe UI"/>
        <w:color w:val="7F7F7F" w:themeColor="text1" w:themeTint="8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60314" w14:textId="77777777" w:rsidR="00E85108" w:rsidRDefault="00E851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50F431" w14:textId="77777777" w:rsidR="00FD3D13" w:rsidRDefault="00FD3D13" w:rsidP="00AC1CA7">
      <w:pPr>
        <w:spacing w:after="0"/>
      </w:pPr>
      <w:r>
        <w:separator/>
      </w:r>
    </w:p>
  </w:footnote>
  <w:footnote w:type="continuationSeparator" w:id="0">
    <w:p w14:paraId="43047FC9" w14:textId="77777777" w:rsidR="00FD3D13" w:rsidRDefault="00FD3D13" w:rsidP="00AC1CA7">
      <w:pPr>
        <w:spacing w:after="0"/>
      </w:pPr>
      <w:r>
        <w:continuationSeparator/>
      </w:r>
    </w:p>
  </w:footnote>
  <w:footnote w:type="continuationNotice" w:id="1">
    <w:p w14:paraId="09B131F2" w14:textId="77777777" w:rsidR="00FD3D13" w:rsidRDefault="00FD3D1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3413A" w14:textId="77777777" w:rsidR="00E85108" w:rsidRDefault="00E851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773D4" w14:textId="77777777" w:rsidR="00F547C8" w:rsidRDefault="00F547C8">
    <w:pPr>
      <w:pStyle w:val="Header"/>
    </w:pPr>
    <w:r>
      <w:rPr>
        <w:noProof/>
      </w:rPr>
      <mc:AlternateContent>
        <mc:Choice Requires="wps">
          <w:drawing>
            <wp:anchor distT="0" distB="0" distL="114300" distR="114300" simplePos="0" relativeHeight="251657216" behindDoc="0" locked="0" layoutInCell="1" allowOverlap="1" wp14:anchorId="21DF49AB" wp14:editId="0E19E5CA">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16405"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847439"/>
      <w:docPartObj>
        <w:docPartGallery w:val="Watermarks"/>
        <w:docPartUnique/>
      </w:docPartObj>
    </w:sdtPr>
    <w:sdtEndPr/>
    <w:sdtContent>
      <w:p w14:paraId="76EA42C9" w14:textId="77777777" w:rsidR="00F547C8" w:rsidRDefault="00FD3D13">
        <w:pPr>
          <w:pStyle w:val="Header"/>
        </w:pPr>
        <w:r>
          <w:rPr>
            <w:noProof/>
            <w:lang w:eastAsia="zh-TW"/>
          </w:rPr>
          <w:pict w14:anchorId="1291207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F375E"/>
    <w:multiLevelType w:val="hybridMultilevel"/>
    <w:tmpl w:val="9ED6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B56F4"/>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8265A"/>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97EAB"/>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A10B51"/>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9996438"/>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9A146F3"/>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1E4D07"/>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6"/>
  </w:num>
  <w:num w:numId="5">
    <w:abstractNumId w:val="0"/>
  </w:num>
  <w:num w:numId="6">
    <w:abstractNumId w:val="4"/>
  </w:num>
  <w:num w:numId="7">
    <w:abstractNumId w:val="1"/>
  </w:num>
  <w:num w:numId="8">
    <w:abstractNumId w:val="2"/>
  </w:num>
  <w:num w:numId="9">
    <w:abstractNumId w:val="3"/>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trackRevisions/>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F8"/>
    <w:rsid w:val="000004E4"/>
    <w:rsid w:val="00002A0D"/>
    <w:rsid w:val="00002E85"/>
    <w:rsid w:val="00003358"/>
    <w:rsid w:val="0000433B"/>
    <w:rsid w:val="00005B9F"/>
    <w:rsid w:val="000064CC"/>
    <w:rsid w:val="000066C9"/>
    <w:rsid w:val="00006C24"/>
    <w:rsid w:val="00006CAC"/>
    <w:rsid w:val="00007BF9"/>
    <w:rsid w:val="0001148D"/>
    <w:rsid w:val="0001240B"/>
    <w:rsid w:val="00014788"/>
    <w:rsid w:val="00016BFA"/>
    <w:rsid w:val="00017434"/>
    <w:rsid w:val="00021778"/>
    <w:rsid w:val="000228F0"/>
    <w:rsid w:val="00022BF8"/>
    <w:rsid w:val="00023C83"/>
    <w:rsid w:val="00025E04"/>
    <w:rsid w:val="00027CF4"/>
    <w:rsid w:val="00030547"/>
    <w:rsid w:val="00030B6B"/>
    <w:rsid w:val="00030E38"/>
    <w:rsid w:val="00031674"/>
    <w:rsid w:val="00031BC3"/>
    <w:rsid w:val="00032BB1"/>
    <w:rsid w:val="00033519"/>
    <w:rsid w:val="000335DF"/>
    <w:rsid w:val="000343E5"/>
    <w:rsid w:val="0003453A"/>
    <w:rsid w:val="000349B3"/>
    <w:rsid w:val="00035153"/>
    <w:rsid w:val="000352EE"/>
    <w:rsid w:val="000379B8"/>
    <w:rsid w:val="000420C4"/>
    <w:rsid w:val="00044046"/>
    <w:rsid w:val="00044656"/>
    <w:rsid w:val="00046483"/>
    <w:rsid w:val="00046695"/>
    <w:rsid w:val="00046ECC"/>
    <w:rsid w:val="00047063"/>
    <w:rsid w:val="00047A40"/>
    <w:rsid w:val="00047BB0"/>
    <w:rsid w:val="00050838"/>
    <w:rsid w:val="00051929"/>
    <w:rsid w:val="00051F74"/>
    <w:rsid w:val="0005353D"/>
    <w:rsid w:val="00054593"/>
    <w:rsid w:val="0005531E"/>
    <w:rsid w:val="00056E67"/>
    <w:rsid w:val="00057DDD"/>
    <w:rsid w:val="000605D4"/>
    <w:rsid w:val="00060760"/>
    <w:rsid w:val="00060DEA"/>
    <w:rsid w:val="00062754"/>
    <w:rsid w:val="00062EA2"/>
    <w:rsid w:val="000635D3"/>
    <w:rsid w:val="00064781"/>
    <w:rsid w:val="00064C0D"/>
    <w:rsid w:val="00064F4E"/>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56E7"/>
    <w:rsid w:val="00095E8A"/>
    <w:rsid w:val="0009661B"/>
    <w:rsid w:val="000968BD"/>
    <w:rsid w:val="00096F15"/>
    <w:rsid w:val="000970F1"/>
    <w:rsid w:val="00097E0D"/>
    <w:rsid w:val="000A034C"/>
    <w:rsid w:val="000A081E"/>
    <w:rsid w:val="000A0AC7"/>
    <w:rsid w:val="000A0BDE"/>
    <w:rsid w:val="000A0EC3"/>
    <w:rsid w:val="000A10C0"/>
    <w:rsid w:val="000A14A9"/>
    <w:rsid w:val="000A1A13"/>
    <w:rsid w:val="000A2BE7"/>
    <w:rsid w:val="000A48EF"/>
    <w:rsid w:val="000A4DFC"/>
    <w:rsid w:val="000A5135"/>
    <w:rsid w:val="000A577D"/>
    <w:rsid w:val="000A5E38"/>
    <w:rsid w:val="000A782B"/>
    <w:rsid w:val="000B089C"/>
    <w:rsid w:val="000B09BF"/>
    <w:rsid w:val="000B1C46"/>
    <w:rsid w:val="000B4502"/>
    <w:rsid w:val="000B4AB0"/>
    <w:rsid w:val="000B59B4"/>
    <w:rsid w:val="000B6629"/>
    <w:rsid w:val="000B6ACC"/>
    <w:rsid w:val="000B72C1"/>
    <w:rsid w:val="000C01C7"/>
    <w:rsid w:val="000C27B4"/>
    <w:rsid w:val="000C3F55"/>
    <w:rsid w:val="000C50B4"/>
    <w:rsid w:val="000C752B"/>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E86"/>
    <w:rsid w:val="000E6984"/>
    <w:rsid w:val="000E743F"/>
    <w:rsid w:val="000F0B75"/>
    <w:rsid w:val="000F19B4"/>
    <w:rsid w:val="000F350F"/>
    <w:rsid w:val="000F624D"/>
    <w:rsid w:val="000F64F5"/>
    <w:rsid w:val="000F6CB9"/>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0F9C"/>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358C"/>
    <w:rsid w:val="0013390E"/>
    <w:rsid w:val="00134225"/>
    <w:rsid w:val="00135A7C"/>
    <w:rsid w:val="001368A8"/>
    <w:rsid w:val="0013764E"/>
    <w:rsid w:val="00140E3B"/>
    <w:rsid w:val="00141E4B"/>
    <w:rsid w:val="00142567"/>
    <w:rsid w:val="0014441C"/>
    <w:rsid w:val="00145E98"/>
    <w:rsid w:val="001507B1"/>
    <w:rsid w:val="00151E1E"/>
    <w:rsid w:val="00151ED1"/>
    <w:rsid w:val="00152426"/>
    <w:rsid w:val="0015281F"/>
    <w:rsid w:val="00154501"/>
    <w:rsid w:val="00155023"/>
    <w:rsid w:val="001553B2"/>
    <w:rsid w:val="00156509"/>
    <w:rsid w:val="00157233"/>
    <w:rsid w:val="00162314"/>
    <w:rsid w:val="00162930"/>
    <w:rsid w:val="001639EC"/>
    <w:rsid w:val="00163BD4"/>
    <w:rsid w:val="001641BA"/>
    <w:rsid w:val="0016518E"/>
    <w:rsid w:val="001651A1"/>
    <w:rsid w:val="001653B4"/>
    <w:rsid w:val="0016642C"/>
    <w:rsid w:val="00166906"/>
    <w:rsid w:val="00166F71"/>
    <w:rsid w:val="001673FD"/>
    <w:rsid w:val="0016773C"/>
    <w:rsid w:val="0017044F"/>
    <w:rsid w:val="00170A22"/>
    <w:rsid w:val="00172291"/>
    <w:rsid w:val="0017264E"/>
    <w:rsid w:val="0017269C"/>
    <w:rsid w:val="001727BF"/>
    <w:rsid w:val="001759EC"/>
    <w:rsid w:val="00176A06"/>
    <w:rsid w:val="001774E1"/>
    <w:rsid w:val="0017776B"/>
    <w:rsid w:val="00177AF2"/>
    <w:rsid w:val="00181E13"/>
    <w:rsid w:val="001834D3"/>
    <w:rsid w:val="00185914"/>
    <w:rsid w:val="00186111"/>
    <w:rsid w:val="001922F6"/>
    <w:rsid w:val="001928E8"/>
    <w:rsid w:val="00193983"/>
    <w:rsid w:val="00195902"/>
    <w:rsid w:val="00196325"/>
    <w:rsid w:val="001A2899"/>
    <w:rsid w:val="001A2918"/>
    <w:rsid w:val="001A518B"/>
    <w:rsid w:val="001A53C4"/>
    <w:rsid w:val="001A5558"/>
    <w:rsid w:val="001A6C18"/>
    <w:rsid w:val="001B0C8B"/>
    <w:rsid w:val="001B180F"/>
    <w:rsid w:val="001B2E4A"/>
    <w:rsid w:val="001B3042"/>
    <w:rsid w:val="001B3463"/>
    <w:rsid w:val="001B4490"/>
    <w:rsid w:val="001B4D6E"/>
    <w:rsid w:val="001B50F2"/>
    <w:rsid w:val="001B5BDE"/>
    <w:rsid w:val="001B5CA8"/>
    <w:rsid w:val="001B6FB5"/>
    <w:rsid w:val="001B71AC"/>
    <w:rsid w:val="001C058A"/>
    <w:rsid w:val="001C0F3E"/>
    <w:rsid w:val="001C21B4"/>
    <w:rsid w:val="001C2B59"/>
    <w:rsid w:val="001C4B1C"/>
    <w:rsid w:val="001C789B"/>
    <w:rsid w:val="001D0811"/>
    <w:rsid w:val="001D0AD8"/>
    <w:rsid w:val="001D0BE1"/>
    <w:rsid w:val="001D1C6F"/>
    <w:rsid w:val="001D2C17"/>
    <w:rsid w:val="001D4F72"/>
    <w:rsid w:val="001D5EC9"/>
    <w:rsid w:val="001D6A9F"/>
    <w:rsid w:val="001D6AE1"/>
    <w:rsid w:val="001D6F6B"/>
    <w:rsid w:val="001D7301"/>
    <w:rsid w:val="001D7850"/>
    <w:rsid w:val="001E0088"/>
    <w:rsid w:val="001E2487"/>
    <w:rsid w:val="001E43DE"/>
    <w:rsid w:val="001E5F18"/>
    <w:rsid w:val="001E6DDF"/>
    <w:rsid w:val="001E7811"/>
    <w:rsid w:val="001F1BEA"/>
    <w:rsid w:val="001F24F7"/>
    <w:rsid w:val="001F36E6"/>
    <w:rsid w:val="001F3A83"/>
    <w:rsid w:val="001F447D"/>
    <w:rsid w:val="001F5DED"/>
    <w:rsid w:val="001F72C6"/>
    <w:rsid w:val="001F7F8E"/>
    <w:rsid w:val="00201A4A"/>
    <w:rsid w:val="002030BE"/>
    <w:rsid w:val="0020318A"/>
    <w:rsid w:val="00204162"/>
    <w:rsid w:val="00206B02"/>
    <w:rsid w:val="00210B48"/>
    <w:rsid w:val="00210B82"/>
    <w:rsid w:val="00212D20"/>
    <w:rsid w:val="0021386A"/>
    <w:rsid w:val="00215DFE"/>
    <w:rsid w:val="00216178"/>
    <w:rsid w:val="002164CC"/>
    <w:rsid w:val="0021782F"/>
    <w:rsid w:val="00217C72"/>
    <w:rsid w:val="00220A02"/>
    <w:rsid w:val="00220DE8"/>
    <w:rsid w:val="002212BD"/>
    <w:rsid w:val="002217DD"/>
    <w:rsid w:val="002222E0"/>
    <w:rsid w:val="00222340"/>
    <w:rsid w:val="00226C0B"/>
    <w:rsid w:val="00226DAB"/>
    <w:rsid w:val="002301E7"/>
    <w:rsid w:val="0023228B"/>
    <w:rsid w:val="002349C0"/>
    <w:rsid w:val="00234D41"/>
    <w:rsid w:val="00234DA2"/>
    <w:rsid w:val="002352D0"/>
    <w:rsid w:val="00236902"/>
    <w:rsid w:val="00237F92"/>
    <w:rsid w:val="00240E5F"/>
    <w:rsid w:val="00245CCD"/>
    <w:rsid w:val="002462EB"/>
    <w:rsid w:val="00246E59"/>
    <w:rsid w:val="00246FBF"/>
    <w:rsid w:val="00247151"/>
    <w:rsid w:val="0025009C"/>
    <w:rsid w:val="00250DE6"/>
    <w:rsid w:val="00252598"/>
    <w:rsid w:val="002528AA"/>
    <w:rsid w:val="0025319A"/>
    <w:rsid w:val="0025326B"/>
    <w:rsid w:val="00253F19"/>
    <w:rsid w:val="00255EE9"/>
    <w:rsid w:val="00256920"/>
    <w:rsid w:val="0026043D"/>
    <w:rsid w:val="00260772"/>
    <w:rsid w:val="00260C27"/>
    <w:rsid w:val="002635E4"/>
    <w:rsid w:val="00263957"/>
    <w:rsid w:val="00263AE0"/>
    <w:rsid w:val="00264B9D"/>
    <w:rsid w:val="00264F74"/>
    <w:rsid w:val="0026568A"/>
    <w:rsid w:val="002679EE"/>
    <w:rsid w:val="002728DF"/>
    <w:rsid w:val="0027366C"/>
    <w:rsid w:val="00273C83"/>
    <w:rsid w:val="00274447"/>
    <w:rsid w:val="00275991"/>
    <w:rsid w:val="00276618"/>
    <w:rsid w:val="00276FBE"/>
    <w:rsid w:val="00277069"/>
    <w:rsid w:val="002778FD"/>
    <w:rsid w:val="00281570"/>
    <w:rsid w:val="00281D64"/>
    <w:rsid w:val="00281F4C"/>
    <w:rsid w:val="002825F5"/>
    <w:rsid w:val="00282DA5"/>
    <w:rsid w:val="00283255"/>
    <w:rsid w:val="0028348C"/>
    <w:rsid w:val="00283A49"/>
    <w:rsid w:val="00284DEC"/>
    <w:rsid w:val="00286003"/>
    <w:rsid w:val="002862F8"/>
    <w:rsid w:val="00286B25"/>
    <w:rsid w:val="00286CBA"/>
    <w:rsid w:val="00290407"/>
    <w:rsid w:val="002912AB"/>
    <w:rsid w:val="00291BD8"/>
    <w:rsid w:val="0029697F"/>
    <w:rsid w:val="00297944"/>
    <w:rsid w:val="00297FD5"/>
    <w:rsid w:val="002A263D"/>
    <w:rsid w:val="002A4CA3"/>
    <w:rsid w:val="002A4E4E"/>
    <w:rsid w:val="002A5D59"/>
    <w:rsid w:val="002A61FE"/>
    <w:rsid w:val="002A66D8"/>
    <w:rsid w:val="002A6895"/>
    <w:rsid w:val="002B009C"/>
    <w:rsid w:val="002B16FB"/>
    <w:rsid w:val="002B17FB"/>
    <w:rsid w:val="002B1A47"/>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F40"/>
    <w:rsid w:val="002D08A2"/>
    <w:rsid w:val="002D1186"/>
    <w:rsid w:val="002D269D"/>
    <w:rsid w:val="002D2F58"/>
    <w:rsid w:val="002D31B4"/>
    <w:rsid w:val="002D4090"/>
    <w:rsid w:val="002D4759"/>
    <w:rsid w:val="002D4E5C"/>
    <w:rsid w:val="002D506A"/>
    <w:rsid w:val="002D53FF"/>
    <w:rsid w:val="002D6B07"/>
    <w:rsid w:val="002E035D"/>
    <w:rsid w:val="002E24E2"/>
    <w:rsid w:val="002E2E90"/>
    <w:rsid w:val="002E425C"/>
    <w:rsid w:val="002E4AA0"/>
    <w:rsid w:val="002E5082"/>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7D5D"/>
    <w:rsid w:val="0030017E"/>
    <w:rsid w:val="003003D5"/>
    <w:rsid w:val="003014DE"/>
    <w:rsid w:val="00303EE3"/>
    <w:rsid w:val="0030467F"/>
    <w:rsid w:val="0030688C"/>
    <w:rsid w:val="00310B85"/>
    <w:rsid w:val="00310C10"/>
    <w:rsid w:val="00310C8A"/>
    <w:rsid w:val="00311367"/>
    <w:rsid w:val="00311801"/>
    <w:rsid w:val="00311A55"/>
    <w:rsid w:val="00313A94"/>
    <w:rsid w:val="00316A90"/>
    <w:rsid w:val="00321668"/>
    <w:rsid w:val="0032198B"/>
    <w:rsid w:val="00321EE5"/>
    <w:rsid w:val="00325A89"/>
    <w:rsid w:val="003261A5"/>
    <w:rsid w:val="0032770E"/>
    <w:rsid w:val="00327F20"/>
    <w:rsid w:val="00330768"/>
    <w:rsid w:val="00331787"/>
    <w:rsid w:val="00332AD7"/>
    <w:rsid w:val="00332EDC"/>
    <w:rsid w:val="00333831"/>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4F6A"/>
    <w:rsid w:val="003558D9"/>
    <w:rsid w:val="003559B7"/>
    <w:rsid w:val="00357792"/>
    <w:rsid w:val="00360350"/>
    <w:rsid w:val="0036080E"/>
    <w:rsid w:val="00360816"/>
    <w:rsid w:val="00362180"/>
    <w:rsid w:val="0036254F"/>
    <w:rsid w:val="00362625"/>
    <w:rsid w:val="00367A46"/>
    <w:rsid w:val="00370956"/>
    <w:rsid w:val="00371F86"/>
    <w:rsid w:val="00372852"/>
    <w:rsid w:val="00372FDE"/>
    <w:rsid w:val="0037412E"/>
    <w:rsid w:val="0037443F"/>
    <w:rsid w:val="00374A6F"/>
    <w:rsid w:val="00377F5E"/>
    <w:rsid w:val="00381B8B"/>
    <w:rsid w:val="00384412"/>
    <w:rsid w:val="0038504C"/>
    <w:rsid w:val="00385D6E"/>
    <w:rsid w:val="003904C9"/>
    <w:rsid w:val="0039338F"/>
    <w:rsid w:val="0039373C"/>
    <w:rsid w:val="00393975"/>
    <w:rsid w:val="00393B43"/>
    <w:rsid w:val="003950CC"/>
    <w:rsid w:val="00395291"/>
    <w:rsid w:val="003956BE"/>
    <w:rsid w:val="003958E0"/>
    <w:rsid w:val="003959D3"/>
    <w:rsid w:val="003971AC"/>
    <w:rsid w:val="003979B9"/>
    <w:rsid w:val="003A00B2"/>
    <w:rsid w:val="003A0190"/>
    <w:rsid w:val="003A0D8C"/>
    <w:rsid w:val="003A1FCF"/>
    <w:rsid w:val="003A204B"/>
    <w:rsid w:val="003A2752"/>
    <w:rsid w:val="003A2DC7"/>
    <w:rsid w:val="003A35BB"/>
    <w:rsid w:val="003A3FB3"/>
    <w:rsid w:val="003A4F73"/>
    <w:rsid w:val="003A711D"/>
    <w:rsid w:val="003B080A"/>
    <w:rsid w:val="003B0903"/>
    <w:rsid w:val="003B0C65"/>
    <w:rsid w:val="003B1B6D"/>
    <w:rsid w:val="003B1CC6"/>
    <w:rsid w:val="003B43ED"/>
    <w:rsid w:val="003B54ED"/>
    <w:rsid w:val="003B564D"/>
    <w:rsid w:val="003B645E"/>
    <w:rsid w:val="003B6D14"/>
    <w:rsid w:val="003B7501"/>
    <w:rsid w:val="003B7CFE"/>
    <w:rsid w:val="003C0AAD"/>
    <w:rsid w:val="003C0CE8"/>
    <w:rsid w:val="003C11D2"/>
    <w:rsid w:val="003C1BDA"/>
    <w:rsid w:val="003C31F2"/>
    <w:rsid w:val="003C32F9"/>
    <w:rsid w:val="003C46B2"/>
    <w:rsid w:val="003C4D16"/>
    <w:rsid w:val="003C4EB8"/>
    <w:rsid w:val="003C747E"/>
    <w:rsid w:val="003D0D50"/>
    <w:rsid w:val="003D36F8"/>
    <w:rsid w:val="003D385E"/>
    <w:rsid w:val="003D3B7B"/>
    <w:rsid w:val="003D4A3A"/>
    <w:rsid w:val="003D51F6"/>
    <w:rsid w:val="003D599D"/>
    <w:rsid w:val="003D6365"/>
    <w:rsid w:val="003D6B60"/>
    <w:rsid w:val="003E15DF"/>
    <w:rsid w:val="003E25D9"/>
    <w:rsid w:val="003E2B36"/>
    <w:rsid w:val="003E40CC"/>
    <w:rsid w:val="003E4DE8"/>
    <w:rsid w:val="003E5AA5"/>
    <w:rsid w:val="003F1C2A"/>
    <w:rsid w:val="003F20BA"/>
    <w:rsid w:val="003F379E"/>
    <w:rsid w:val="003F39DE"/>
    <w:rsid w:val="003F3FAE"/>
    <w:rsid w:val="003F5888"/>
    <w:rsid w:val="003F67BC"/>
    <w:rsid w:val="00400F4F"/>
    <w:rsid w:val="0040183C"/>
    <w:rsid w:val="004021F5"/>
    <w:rsid w:val="004023B3"/>
    <w:rsid w:val="004042C2"/>
    <w:rsid w:val="004043DF"/>
    <w:rsid w:val="00404616"/>
    <w:rsid w:val="00405C7E"/>
    <w:rsid w:val="00410519"/>
    <w:rsid w:val="00411569"/>
    <w:rsid w:val="00411E05"/>
    <w:rsid w:val="00412EED"/>
    <w:rsid w:val="00414C6C"/>
    <w:rsid w:val="00415A0D"/>
    <w:rsid w:val="004163BA"/>
    <w:rsid w:val="00416789"/>
    <w:rsid w:val="004168FD"/>
    <w:rsid w:val="004176E1"/>
    <w:rsid w:val="004200AA"/>
    <w:rsid w:val="004202A8"/>
    <w:rsid w:val="00420338"/>
    <w:rsid w:val="00420923"/>
    <w:rsid w:val="0042103B"/>
    <w:rsid w:val="00421ABF"/>
    <w:rsid w:val="00423455"/>
    <w:rsid w:val="00424260"/>
    <w:rsid w:val="0042500B"/>
    <w:rsid w:val="00425845"/>
    <w:rsid w:val="00425FD4"/>
    <w:rsid w:val="00426516"/>
    <w:rsid w:val="00427A13"/>
    <w:rsid w:val="00430E6C"/>
    <w:rsid w:val="004331A1"/>
    <w:rsid w:val="004334EA"/>
    <w:rsid w:val="00433C5D"/>
    <w:rsid w:val="004344B6"/>
    <w:rsid w:val="0043569A"/>
    <w:rsid w:val="00436711"/>
    <w:rsid w:val="00437549"/>
    <w:rsid w:val="00440340"/>
    <w:rsid w:val="00441937"/>
    <w:rsid w:val="00441964"/>
    <w:rsid w:val="00442A91"/>
    <w:rsid w:val="00442AD4"/>
    <w:rsid w:val="00442F9C"/>
    <w:rsid w:val="0044384C"/>
    <w:rsid w:val="00443A9C"/>
    <w:rsid w:val="00444711"/>
    <w:rsid w:val="00444FE9"/>
    <w:rsid w:val="0044583A"/>
    <w:rsid w:val="004468CB"/>
    <w:rsid w:val="00446A17"/>
    <w:rsid w:val="004474DF"/>
    <w:rsid w:val="0045033A"/>
    <w:rsid w:val="004504C8"/>
    <w:rsid w:val="004504F2"/>
    <w:rsid w:val="00451257"/>
    <w:rsid w:val="00451ABA"/>
    <w:rsid w:val="00451B3F"/>
    <w:rsid w:val="00451BFD"/>
    <w:rsid w:val="004528D9"/>
    <w:rsid w:val="00453417"/>
    <w:rsid w:val="00453A80"/>
    <w:rsid w:val="00454BCE"/>
    <w:rsid w:val="004550BD"/>
    <w:rsid w:val="0045584D"/>
    <w:rsid w:val="00455BFC"/>
    <w:rsid w:val="00455F69"/>
    <w:rsid w:val="00456845"/>
    <w:rsid w:val="00456927"/>
    <w:rsid w:val="00456A90"/>
    <w:rsid w:val="00456B6F"/>
    <w:rsid w:val="00456CD5"/>
    <w:rsid w:val="00457940"/>
    <w:rsid w:val="00460006"/>
    <w:rsid w:val="00460E9D"/>
    <w:rsid w:val="00460EE8"/>
    <w:rsid w:val="00461146"/>
    <w:rsid w:val="0046115E"/>
    <w:rsid w:val="004620F7"/>
    <w:rsid w:val="004628E5"/>
    <w:rsid w:val="00463564"/>
    <w:rsid w:val="00474919"/>
    <w:rsid w:val="0047526D"/>
    <w:rsid w:val="0047603F"/>
    <w:rsid w:val="00476953"/>
    <w:rsid w:val="00477A7C"/>
    <w:rsid w:val="00481581"/>
    <w:rsid w:val="00481976"/>
    <w:rsid w:val="004820A3"/>
    <w:rsid w:val="00483E4F"/>
    <w:rsid w:val="00484238"/>
    <w:rsid w:val="004850D7"/>
    <w:rsid w:val="00485200"/>
    <w:rsid w:val="004853CB"/>
    <w:rsid w:val="00487B4A"/>
    <w:rsid w:val="00487BC4"/>
    <w:rsid w:val="0049033E"/>
    <w:rsid w:val="00491233"/>
    <w:rsid w:val="004918CC"/>
    <w:rsid w:val="00491EBB"/>
    <w:rsid w:val="00492009"/>
    <w:rsid w:val="00493E4C"/>
    <w:rsid w:val="00494109"/>
    <w:rsid w:val="004966F0"/>
    <w:rsid w:val="00496C4E"/>
    <w:rsid w:val="0049711E"/>
    <w:rsid w:val="004974A0"/>
    <w:rsid w:val="0049783B"/>
    <w:rsid w:val="0049789C"/>
    <w:rsid w:val="004A0DBA"/>
    <w:rsid w:val="004A1B69"/>
    <w:rsid w:val="004A3CCE"/>
    <w:rsid w:val="004A4194"/>
    <w:rsid w:val="004A4450"/>
    <w:rsid w:val="004A581A"/>
    <w:rsid w:val="004A62DC"/>
    <w:rsid w:val="004A672D"/>
    <w:rsid w:val="004A67B6"/>
    <w:rsid w:val="004B0073"/>
    <w:rsid w:val="004B1F64"/>
    <w:rsid w:val="004B267C"/>
    <w:rsid w:val="004B435A"/>
    <w:rsid w:val="004B4991"/>
    <w:rsid w:val="004B7275"/>
    <w:rsid w:val="004B7350"/>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993"/>
    <w:rsid w:val="004D1B86"/>
    <w:rsid w:val="004D2308"/>
    <w:rsid w:val="004D2630"/>
    <w:rsid w:val="004D28CE"/>
    <w:rsid w:val="004D4784"/>
    <w:rsid w:val="004D526E"/>
    <w:rsid w:val="004D5763"/>
    <w:rsid w:val="004D728B"/>
    <w:rsid w:val="004E02F9"/>
    <w:rsid w:val="004E082E"/>
    <w:rsid w:val="004E247A"/>
    <w:rsid w:val="004E2C1C"/>
    <w:rsid w:val="004E4BE2"/>
    <w:rsid w:val="004E4FBF"/>
    <w:rsid w:val="004E52DC"/>
    <w:rsid w:val="004E61FA"/>
    <w:rsid w:val="004E6B52"/>
    <w:rsid w:val="004E749A"/>
    <w:rsid w:val="004F03B3"/>
    <w:rsid w:val="004F142F"/>
    <w:rsid w:val="004F1633"/>
    <w:rsid w:val="004F1714"/>
    <w:rsid w:val="004F31EF"/>
    <w:rsid w:val="004F578A"/>
    <w:rsid w:val="00500128"/>
    <w:rsid w:val="005014F7"/>
    <w:rsid w:val="00501998"/>
    <w:rsid w:val="00502455"/>
    <w:rsid w:val="00502E36"/>
    <w:rsid w:val="00502F10"/>
    <w:rsid w:val="0050422F"/>
    <w:rsid w:val="005049AF"/>
    <w:rsid w:val="00504E67"/>
    <w:rsid w:val="005059B1"/>
    <w:rsid w:val="005060D6"/>
    <w:rsid w:val="005060FC"/>
    <w:rsid w:val="00506D97"/>
    <w:rsid w:val="005107CB"/>
    <w:rsid w:val="005122BA"/>
    <w:rsid w:val="00512F91"/>
    <w:rsid w:val="00514316"/>
    <w:rsid w:val="00514697"/>
    <w:rsid w:val="00514D52"/>
    <w:rsid w:val="00515EBC"/>
    <w:rsid w:val="00520934"/>
    <w:rsid w:val="005223F0"/>
    <w:rsid w:val="005232A4"/>
    <w:rsid w:val="00526697"/>
    <w:rsid w:val="005269EB"/>
    <w:rsid w:val="00530997"/>
    <w:rsid w:val="00530BC2"/>
    <w:rsid w:val="00531755"/>
    <w:rsid w:val="005317CA"/>
    <w:rsid w:val="00531C86"/>
    <w:rsid w:val="00531EB8"/>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4EC"/>
    <w:rsid w:val="00546E37"/>
    <w:rsid w:val="0054740B"/>
    <w:rsid w:val="00550475"/>
    <w:rsid w:val="00550885"/>
    <w:rsid w:val="00550B4F"/>
    <w:rsid w:val="0055139C"/>
    <w:rsid w:val="00552600"/>
    <w:rsid w:val="00553017"/>
    <w:rsid w:val="00553429"/>
    <w:rsid w:val="00554E83"/>
    <w:rsid w:val="00554F89"/>
    <w:rsid w:val="00555BDF"/>
    <w:rsid w:val="005576EE"/>
    <w:rsid w:val="005612DD"/>
    <w:rsid w:val="00561662"/>
    <w:rsid w:val="0056270F"/>
    <w:rsid w:val="005631C6"/>
    <w:rsid w:val="00564510"/>
    <w:rsid w:val="00564EF3"/>
    <w:rsid w:val="00564FF4"/>
    <w:rsid w:val="00565D5F"/>
    <w:rsid w:val="0056659B"/>
    <w:rsid w:val="00566682"/>
    <w:rsid w:val="0057015E"/>
    <w:rsid w:val="00570BEE"/>
    <w:rsid w:val="00570C6A"/>
    <w:rsid w:val="005713D6"/>
    <w:rsid w:val="005721C4"/>
    <w:rsid w:val="00572A17"/>
    <w:rsid w:val="00572B2F"/>
    <w:rsid w:val="00572FBE"/>
    <w:rsid w:val="005737E7"/>
    <w:rsid w:val="00573F05"/>
    <w:rsid w:val="00573FB0"/>
    <w:rsid w:val="005818EC"/>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AF7"/>
    <w:rsid w:val="005A34DB"/>
    <w:rsid w:val="005A45ED"/>
    <w:rsid w:val="005A4800"/>
    <w:rsid w:val="005A4D2B"/>
    <w:rsid w:val="005A4E1A"/>
    <w:rsid w:val="005A580D"/>
    <w:rsid w:val="005A5BB1"/>
    <w:rsid w:val="005A5C02"/>
    <w:rsid w:val="005A748B"/>
    <w:rsid w:val="005A7CC4"/>
    <w:rsid w:val="005B0470"/>
    <w:rsid w:val="005B0646"/>
    <w:rsid w:val="005B0F3A"/>
    <w:rsid w:val="005B0F4D"/>
    <w:rsid w:val="005B3C4C"/>
    <w:rsid w:val="005B4F8D"/>
    <w:rsid w:val="005B6E48"/>
    <w:rsid w:val="005B7D51"/>
    <w:rsid w:val="005C139A"/>
    <w:rsid w:val="005C3E1F"/>
    <w:rsid w:val="005C3EFF"/>
    <w:rsid w:val="005C4429"/>
    <w:rsid w:val="005C4A07"/>
    <w:rsid w:val="005C5169"/>
    <w:rsid w:val="005C5432"/>
    <w:rsid w:val="005C7FB4"/>
    <w:rsid w:val="005D166D"/>
    <w:rsid w:val="005D2716"/>
    <w:rsid w:val="005D2C05"/>
    <w:rsid w:val="005D318F"/>
    <w:rsid w:val="005D3707"/>
    <w:rsid w:val="005D399C"/>
    <w:rsid w:val="005D3B0C"/>
    <w:rsid w:val="005D4AAD"/>
    <w:rsid w:val="005D5CDE"/>
    <w:rsid w:val="005D5FA4"/>
    <w:rsid w:val="005D6329"/>
    <w:rsid w:val="005D735E"/>
    <w:rsid w:val="005D7CDD"/>
    <w:rsid w:val="005E00F2"/>
    <w:rsid w:val="005E0682"/>
    <w:rsid w:val="005E0EF2"/>
    <w:rsid w:val="005E1967"/>
    <w:rsid w:val="005E2357"/>
    <w:rsid w:val="005E449D"/>
    <w:rsid w:val="005E4D82"/>
    <w:rsid w:val="005E51E9"/>
    <w:rsid w:val="005E5FDA"/>
    <w:rsid w:val="005E67A4"/>
    <w:rsid w:val="005F333E"/>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30B"/>
    <w:rsid w:val="00615530"/>
    <w:rsid w:val="00615839"/>
    <w:rsid w:val="00615A84"/>
    <w:rsid w:val="00616EFF"/>
    <w:rsid w:val="006176B2"/>
    <w:rsid w:val="00617E26"/>
    <w:rsid w:val="00620293"/>
    <w:rsid w:val="00622FBF"/>
    <w:rsid w:val="00623A28"/>
    <w:rsid w:val="00624BC2"/>
    <w:rsid w:val="00624D3B"/>
    <w:rsid w:val="00625E19"/>
    <w:rsid w:val="00631BF8"/>
    <w:rsid w:val="00633271"/>
    <w:rsid w:val="00633770"/>
    <w:rsid w:val="00633D7A"/>
    <w:rsid w:val="00634743"/>
    <w:rsid w:val="006353AE"/>
    <w:rsid w:val="006369BA"/>
    <w:rsid w:val="00636C8E"/>
    <w:rsid w:val="00637216"/>
    <w:rsid w:val="00637565"/>
    <w:rsid w:val="00637ED5"/>
    <w:rsid w:val="0064215E"/>
    <w:rsid w:val="006422AF"/>
    <w:rsid w:val="006423AC"/>
    <w:rsid w:val="0064283D"/>
    <w:rsid w:val="00643EBA"/>
    <w:rsid w:val="00643F5E"/>
    <w:rsid w:val="006462A4"/>
    <w:rsid w:val="00651427"/>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42B9"/>
    <w:rsid w:val="00674854"/>
    <w:rsid w:val="00675DCF"/>
    <w:rsid w:val="0067785A"/>
    <w:rsid w:val="006778B0"/>
    <w:rsid w:val="006817AC"/>
    <w:rsid w:val="00681A95"/>
    <w:rsid w:val="0068236A"/>
    <w:rsid w:val="00682811"/>
    <w:rsid w:val="00683A55"/>
    <w:rsid w:val="006844CD"/>
    <w:rsid w:val="00684CBA"/>
    <w:rsid w:val="00684F72"/>
    <w:rsid w:val="00685F41"/>
    <w:rsid w:val="00686A1D"/>
    <w:rsid w:val="00686DED"/>
    <w:rsid w:val="00687719"/>
    <w:rsid w:val="00687B51"/>
    <w:rsid w:val="00690536"/>
    <w:rsid w:val="0069157F"/>
    <w:rsid w:val="00692E17"/>
    <w:rsid w:val="00693C17"/>
    <w:rsid w:val="00693C8B"/>
    <w:rsid w:val="00694050"/>
    <w:rsid w:val="006946CA"/>
    <w:rsid w:val="00694DC1"/>
    <w:rsid w:val="00695C76"/>
    <w:rsid w:val="00695F41"/>
    <w:rsid w:val="006A061E"/>
    <w:rsid w:val="006A0638"/>
    <w:rsid w:val="006A29F3"/>
    <w:rsid w:val="006A2D16"/>
    <w:rsid w:val="006A5D43"/>
    <w:rsid w:val="006A6535"/>
    <w:rsid w:val="006A660B"/>
    <w:rsid w:val="006A6E47"/>
    <w:rsid w:val="006A6E70"/>
    <w:rsid w:val="006A6FA4"/>
    <w:rsid w:val="006A737D"/>
    <w:rsid w:val="006B0E74"/>
    <w:rsid w:val="006B131A"/>
    <w:rsid w:val="006B178A"/>
    <w:rsid w:val="006B1F79"/>
    <w:rsid w:val="006B4974"/>
    <w:rsid w:val="006B4CDF"/>
    <w:rsid w:val="006B4E63"/>
    <w:rsid w:val="006B52A8"/>
    <w:rsid w:val="006B7ADD"/>
    <w:rsid w:val="006C0390"/>
    <w:rsid w:val="006C0C40"/>
    <w:rsid w:val="006C19B2"/>
    <w:rsid w:val="006C1DD5"/>
    <w:rsid w:val="006C2504"/>
    <w:rsid w:val="006C56A9"/>
    <w:rsid w:val="006C6941"/>
    <w:rsid w:val="006C6D67"/>
    <w:rsid w:val="006C6DA3"/>
    <w:rsid w:val="006C7CE7"/>
    <w:rsid w:val="006D142A"/>
    <w:rsid w:val="006D14EF"/>
    <w:rsid w:val="006D22C8"/>
    <w:rsid w:val="006D234E"/>
    <w:rsid w:val="006D258C"/>
    <w:rsid w:val="006D3755"/>
    <w:rsid w:val="006D523F"/>
    <w:rsid w:val="006D68DA"/>
    <w:rsid w:val="006D6E48"/>
    <w:rsid w:val="006D6F68"/>
    <w:rsid w:val="006D7244"/>
    <w:rsid w:val="006D7879"/>
    <w:rsid w:val="006E0BB5"/>
    <w:rsid w:val="006E0E7B"/>
    <w:rsid w:val="006E1429"/>
    <w:rsid w:val="006E1A54"/>
    <w:rsid w:val="006E1B12"/>
    <w:rsid w:val="006E1B8F"/>
    <w:rsid w:val="006E1E60"/>
    <w:rsid w:val="006E3041"/>
    <w:rsid w:val="006E4975"/>
    <w:rsid w:val="006E57E2"/>
    <w:rsid w:val="006E5CF2"/>
    <w:rsid w:val="006E7C42"/>
    <w:rsid w:val="006F03E7"/>
    <w:rsid w:val="006F1A95"/>
    <w:rsid w:val="006F21D8"/>
    <w:rsid w:val="006F30B9"/>
    <w:rsid w:val="006F32A1"/>
    <w:rsid w:val="006F4768"/>
    <w:rsid w:val="006F4952"/>
    <w:rsid w:val="006F6045"/>
    <w:rsid w:val="006F605D"/>
    <w:rsid w:val="006F6E80"/>
    <w:rsid w:val="006F7017"/>
    <w:rsid w:val="007026A5"/>
    <w:rsid w:val="00702DF4"/>
    <w:rsid w:val="00703A4C"/>
    <w:rsid w:val="00703E82"/>
    <w:rsid w:val="00704797"/>
    <w:rsid w:val="00704B24"/>
    <w:rsid w:val="00704BCC"/>
    <w:rsid w:val="00705A82"/>
    <w:rsid w:val="0070747C"/>
    <w:rsid w:val="00707556"/>
    <w:rsid w:val="00707C2B"/>
    <w:rsid w:val="007125AB"/>
    <w:rsid w:val="00712C7E"/>
    <w:rsid w:val="00713508"/>
    <w:rsid w:val="007145B8"/>
    <w:rsid w:val="007146EA"/>
    <w:rsid w:val="007149D9"/>
    <w:rsid w:val="007156EB"/>
    <w:rsid w:val="007172FD"/>
    <w:rsid w:val="00720411"/>
    <w:rsid w:val="007217F1"/>
    <w:rsid w:val="00722DC0"/>
    <w:rsid w:val="00723D13"/>
    <w:rsid w:val="00724CA5"/>
    <w:rsid w:val="00725E8F"/>
    <w:rsid w:val="00726649"/>
    <w:rsid w:val="00726C31"/>
    <w:rsid w:val="0072752C"/>
    <w:rsid w:val="00727851"/>
    <w:rsid w:val="00731127"/>
    <w:rsid w:val="00731A48"/>
    <w:rsid w:val="00731A7E"/>
    <w:rsid w:val="00733C99"/>
    <w:rsid w:val="00736D3C"/>
    <w:rsid w:val="00737B44"/>
    <w:rsid w:val="007407DA"/>
    <w:rsid w:val="0074272E"/>
    <w:rsid w:val="00743965"/>
    <w:rsid w:val="00743F61"/>
    <w:rsid w:val="0074497E"/>
    <w:rsid w:val="00745AEE"/>
    <w:rsid w:val="00745C88"/>
    <w:rsid w:val="00746F62"/>
    <w:rsid w:val="0074770B"/>
    <w:rsid w:val="00750753"/>
    <w:rsid w:val="00750D6C"/>
    <w:rsid w:val="007536D5"/>
    <w:rsid w:val="007538A8"/>
    <w:rsid w:val="007544D1"/>
    <w:rsid w:val="007550C5"/>
    <w:rsid w:val="00756AB5"/>
    <w:rsid w:val="00756AC8"/>
    <w:rsid w:val="0075702F"/>
    <w:rsid w:val="0076070E"/>
    <w:rsid w:val="007618B9"/>
    <w:rsid w:val="00763F95"/>
    <w:rsid w:val="0076490A"/>
    <w:rsid w:val="00764C4A"/>
    <w:rsid w:val="007662D4"/>
    <w:rsid w:val="00766375"/>
    <w:rsid w:val="00766ECB"/>
    <w:rsid w:val="00767164"/>
    <w:rsid w:val="007708DD"/>
    <w:rsid w:val="00770F23"/>
    <w:rsid w:val="0077120D"/>
    <w:rsid w:val="00771770"/>
    <w:rsid w:val="00771CC8"/>
    <w:rsid w:val="00774C8C"/>
    <w:rsid w:val="00774F30"/>
    <w:rsid w:val="0077540A"/>
    <w:rsid w:val="00780514"/>
    <w:rsid w:val="00782301"/>
    <w:rsid w:val="00782B5E"/>
    <w:rsid w:val="00783524"/>
    <w:rsid w:val="00784A3F"/>
    <w:rsid w:val="00786919"/>
    <w:rsid w:val="00786C6F"/>
    <w:rsid w:val="0079079C"/>
    <w:rsid w:val="007916FC"/>
    <w:rsid w:val="00791AAE"/>
    <w:rsid w:val="00794A9C"/>
    <w:rsid w:val="00795AFE"/>
    <w:rsid w:val="00797CC8"/>
    <w:rsid w:val="007A119F"/>
    <w:rsid w:val="007A1DDE"/>
    <w:rsid w:val="007A218D"/>
    <w:rsid w:val="007A37F2"/>
    <w:rsid w:val="007A4F87"/>
    <w:rsid w:val="007A5592"/>
    <w:rsid w:val="007A5CA3"/>
    <w:rsid w:val="007A6177"/>
    <w:rsid w:val="007A6F80"/>
    <w:rsid w:val="007A7B94"/>
    <w:rsid w:val="007B14F6"/>
    <w:rsid w:val="007B2373"/>
    <w:rsid w:val="007B2602"/>
    <w:rsid w:val="007B2CB8"/>
    <w:rsid w:val="007B56DE"/>
    <w:rsid w:val="007B739C"/>
    <w:rsid w:val="007C0CC8"/>
    <w:rsid w:val="007C1D3D"/>
    <w:rsid w:val="007C583F"/>
    <w:rsid w:val="007C5A34"/>
    <w:rsid w:val="007C6263"/>
    <w:rsid w:val="007C68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7984"/>
    <w:rsid w:val="007F1391"/>
    <w:rsid w:val="007F1775"/>
    <w:rsid w:val="007F49D5"/>
    <w:rsid w:val="007F4F66"/>
    <w:rsid w:val="007F6DA9"/>
    <w:rsid w:val="007F7203"/>
    <w:rsid w:val="007F7B9F"/>
    <w:rsid w:val="0080086C"/>
    <w:rsid w:val="00800B85"/>
    <w:rsid w:val="00801F6E"/>
    <w:rsid w:val="00802571"/>
    <w:rsid w:val="00802D9B"/>
    <w:rsid w:val="00804512"/>
    <w:rsid w:val="00805411"/>
    <w:rsid w:val="0080590C"/>
    <w:rsid w:val="008063A4"/>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2010B"/>
    <w:rsid w:val="00820FC8"/>
    <w:rsid w:val="008210B6"/>
    <w:rsid w:val="008217C3"/>
    <w:rsid w:val="00822583"/>
    <w:rsid w:val="00823011"/>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FA7"/>
    <w:rsid w:val="00843838"/>
    <w:rsid w:val="008438A8"/>
    <w:rsid w:val="00846773"/>
    <w:rsid w:val="00847CCB"/>
    <w:rsid w:val="00847EA6"/>
    <w:rsid w:val="0085024E"/>
    <w:rsid w:val="00850595"/>
    <w:rsid w:val="00850728"/>
    <w:rsid w:val="0085140F"/>
    <w:rsid w:val="00851F57"/>
    <w:rsid w:val="00851FB3"/>
    <w:rsid w:val="00852645"/>
    <w:rsid w:val="00852936"/>
    <w:rsid w:val="00852CB9"/>
    <w:rsid w:val="0085447D"/>
    <w:rsid w:val="00854732"/>
    <w:rsid w:val="008549F5"/>
    <w:rsid w:val="00854C6F"/>
    <w:rsid w:val="00855054"/>
    <w:rsid w:val="00856E0E"/>
    <w:rsid w:val="00856EA0"/>
    <w:rsid w:val="00861B21"/>
    <w:rsid w:val="00862B73"/>
    <w:rsid w:val="0086393A"/>
    <w:rsid w:val="00872211"/>
    <w:rsid w:val="00872B47"/>
    <w:rsid w:val="008731CC"/>
    <w:rsid w:val="008740D5"/>
    <w:rsid w:val="00874381"/>
    <w:rsid w:val="00875A91"/>
    <w:rsid w:val="00875B0A"/>
    <w:rsid w:val="008766A9"/>
    <w:rsid w:val="00877060"/>
    <w:rsid w:val="00877297"/>
    <w:rsid w:val="008800DE"/>
    <w:rsid w:val="008804E2"/>
    <w:rsid w:val="00880C9A"/>
    <w:rsid w:val="00881510"/>
    <w:rsid w:val="00884024"/>
    <w:rsid w:val="00885803"/>
    <w:rsid w:val="008859E6"/>
    <w:rsid w:val="00885E67"/>
    <w:rsid w:val="00886DD0"/>
    <w:rsid w:val="00887BF5"/>
    <w:rsid w:val="00887CC4"/>
    <w:rsid w:val="008907BE"/>
    <w:rsid w:val="008918AA"/>
    <w:rsid w:val="008920E6"/>
    <w:rsid w:val="00894640"/>
    <w:rsid w:val="0089544F"/>
    <w:rsid w:val="008955A9"/>
    <w:rsid w:val="00895EF8"/>
    <w:rsid w:val="008975A1"/>
    <w:rsid w:val="008A0575"/>
    <w:rsid w:val="008A0655"/>
    <w:rsid w:val="008A19AA"/>
    <w:rsid w:val="008A3147"/>
    <w:rsid w:val="008A41C9"/>
    <w:rsid w:val="008A507A"/>
    <w:rsid w:val="008A51DC"/>
    <w:rsid w:val="008A56CD"/>
    <w:rsid w:val="008A5E0F"/>
    <w:rsid w:val="008A64FE"/>
    <w:rsid w:val="008A78D5"/>
    <w:rsid w:val="008A7ADD"/>
    <w:rsid w:val="008B05AA"/>
    <w:rsid w:val="008B214B"/>
    <w:rsid w:val="008B3C4D"/>
    <w:rsid w:val="008B458E"/>
    <w:rsid w:val="008B46D5"/>
    <w:rsid w:val="008B6359"/>
    <w:rsid w:val="008B79CC"/>
    <w:rsid w:val="008B7A86"/>
    <w:rsid w:val="008C037E"/>
    <w:rsid w:val="008C1AE5"/>
    <w:rsid w:val="008C1C9B"/>
    <w:rsid w:val="008C2744"/>
    <w:rsid w:val="008C2B65"/>
    <w:rsid w:val="008C426E"/>
    <w:rsid w:val="008C43A5"/>
    <w:rsid w:val="008C4768"/>
    <w:rsid w:val="008C7A67"/>
    <w:rsid w:val="008D1BE8"/>
    <w:rsid w:val="008D2D21"/>
    <w:rsid w:val="008D5154"/>
    <w:rsid w:val="008D5A25"/>
    <w:rsid w:val="008D5F1D"/>
    <w:rsid w:val="008D6500"/>
    <w:rsid w:val="008D6A0F"/>
    <w:rsid w:val="008D75B2"/>
    <w:rsid w:val="008D7DA8"/>
    <w:rsid w:val="008D7FB1"/>
    <w:rsid w:val="008E01FD"/>
    <w:rsid w:val="008E08AD"/>
    <w:rsid w:val="008E0FDE"/>
    <w:rsid w:val="008E15BC"/>
    <w:rsid w:val="008E3629"/>
    <w:rsid w:val="008E3EF1"/>
    <w:rsid w:val="008E4BAD"/>
    <w:rsid w:val="008E4BF5"/>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11E20"/>
    <w:rsid w:val="0091300C"/>
    <w:rsid w:val="00914F06"/>
    <w:rsid w:val="0091738A"/>
    <w:rsid w:val="009173B0"/>
    <w:rsid w:val="00917BE6"/>
    <w:rsid w:val="009209CD"/>
    <w:rsid w:val="00920B62"/>
    <w:rsid w:val="00920C70"/>
    <w:rsid w:val="00920D30"/>
    <w:rsid w:val="00922675"/>
    <w:rsid w:val="0092289A"/>
    <w:rsid w:val="00922DFA"/>
    <w:rsid w:val="00925D13"/>
    <w:rsid w:val="00926796"/>
    <w:rsid w:val="00927E4A"/>
    <w:rsid w:val="009305E7"/>
    <w:rsid w:val="00932CD1"/>
    <w:rsid w:val="00933087"/>
    <w:rsid w:val="00934212"/>
    <w:rsid w:val="00934CE2"/>
    <w:rsid w:val="00935808"/>
    <w:rsid w:val="0093626E"/>
    <w:rsid w:val="00936E64"/>
    <w:rsid w:val="00937C59"/>
    <w:rsid w:val="00940B9D"/>
    <w:rsid w:val="00941829"/>
    <w:rsid w:val="00942CF4"/>
    <w:rsid w:val="00942D86"/>
    <w:rsid w:val="00942F1C"/>
    <w:rsid w:val="0094398B"/>
    <w:rsid w:val="00943D19"/>
    <w:rsid w:val="00944087"/>
    <w:rsid w:val="009440B4"/>
    <w:rsid w:val="0094419D"/>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2B0C"/>
    <w:rsid w:val="0097310B"/>
    <w:rsid w:val="009737C8"/>
    <w:rsid w:val="00973ACB"/>
    <w:rsid w:val="00973CBD"/>
    <w:rsid w:val="00973E55"/>
    <w:rsid w:val="00974372"/>
    <w:rsid w:val="009746EF"/>
    <w:rsid w:val="00975042"/>
    <w:rsid w:val="0097633B"/>
    <w:rsid w:val="00976752"/>
    <w:rsid w:val="00977EE2"/>
    <w:rsid w:val="009804AC"/>
    <w:rsid w:val="00983A68"/>
    <w:rsid w:val="00983ED4"/>
    <w:rsid w:val="00985717"/>
    <w:rsid w:val="00985F16"/>
    <w:rsid w:val="00991D04"/>
    <w:rsid w:val="00992484"/>
    <w:rsid w:val="00992AAE"/>
    <w:rsid w:val="00992FF4"/>
    <w:rsid w:val="00993092"/>
    <w:rsid w:val="00993553"/>
    <w:rsid w:val="0099473D"/>
    <w:rsid w:val="00996711"/>
    <w:rsid w:val="00997EC9"/>
    <w:rsid w:val="009A0890"/>
    <w:rsid w:val="009A2F2D"/>
    <w:rsid w:val="009A3BBD"/>
    <w:rsid w:val="009A47D9"/>
    <w:rsid w:val="009A533D"/>
    <w:rsid w:val="009A722E"/>
    <w:rsid w:val="009A780E"/>
    <w:rsid w:val="009A7BA0"/>
    <w:rsid w:val="009B0459"/>
    <w:rsid w:val="009B0BAC"/>
    <w:rsid w:val="009B1333"/>
    <w:rsid w:val="009B2275"/>
    <w:rsid w:val="009B3EE3"/>
    <w:rsid w:val="009B4B2C"/>
    <w:rsid w:val="009B4CBD"/>
    <w:rsid w:val="009B531D"/>
    <w:rsid w:val="009B5894"/>
    <w:rsid w:val="009B5C97"/>
    <w:rsid w:val="009B5E43"/>
    <w:rsid w:val="009B5E7C"/>
    <w:rsid w:val="009B5F9B"/>
    <w:rsid w:val="009B6A66"/>
    <w:rsid w:val="009B6AA3"/>
    <w:rsid w:val="009B6B77"/>
    <w:rsid w:val="009B6EF9"/>
    <w:rsid w:val="009C32A1"/>
    <w:rsid w:val="009C39F9"/>
    <w:rsid w:val="009C4644"/>
    <w:rsid w:val="009C5A8A"/>
    <w:rsid w:val="009C5B9F"/>
    <w:rsid w:val="009C7234"/>
    <w:rsid w:val="009C7365"/>
    <w:rsid w:val="009D05F4"/>
    <w:rsid w:val="009D068F"/>
    <w:rsid w:val="009D09A6"/>
    <w:rsid w:val="009D2946"/>
    <w:rsid w:val="009D2C31"/>
    <w:rsid w:val="009D2E53"/>
    <w:rsid w:val="009D3C9C"/>
    <w:rsid w:val="009D3D1B"/>
    <w:rsid w:val="009D66DA"/>
    <w:rsid w:val="009D6A92"/>
    <w:rsid w:val="009D7D9B"/>
    <w:rsid w:val="009D7F3E"/>
    <w:rsid w:val="009D7FA1"/>
    <w:rsid w:val="009E02EB"/>
    <w:rsid w:val="009E1A73"/>
    <w:rsid w:val="009E1C99"/>
    <w:rsid w:val="009E3261"/>
    <w:rsid w:val="009E370B"/>
    <w:rsid w:val="009E467D"/>
    <w:rsid w:val="009E4D23"/>
    <w:rsid w:val="009E58F3"/>
    <w:rsid w:val="009E5F1D"/>
    <w:rsid w:val="009E6213"/>
    <w:rsid w:val="009E69A5"/>
    <w:rsid w:val="009F00D0"/>
    <w:rsid w:val="009F27CE"/>
    <w:rsid w:val="009F420B"/>
    <w:rsid w:val="009F5863"/>
    <w:rsid w:val="009F618A"/>
    <w:rsid w:val="009F62CD"/>
    <w:rsid w:val="009F65BE"/>
    <w:rsid w:val="00A0096E"/>
    <w:rsid w:val="00A01DB0"/>
    <w:rsid w:val="00A03818"/>
    <w:rsid w:val="00A0393F"/>
    <w:rsid w:val="00A06F16"/>
    <w:rsid w:val="00A12848"/>
    <w:rsid w:val="00A13D10"/>
    <w:rsid w:val="00A159B6"/>
    <w:rsid w:val="00A15EF8"/>
    <w:rsid w:val="00A17021"/>
    <w:rsid w:val="00A17BB4"/>
    <w:rsid w:val="00A21330"/>
    <w:rsid w:val="00A21CC5"/>
    <w:rsid w:val="00A21EB4"/>
    <w:rsid w:val="00A22705"/>
    <w:rsid w:val="00A22C7D"/>
    <w:rsid w:val="00A22EF7"/>
    <w:rsid w:val="00A233AE"/>
    <w:rsid w:val="00A242F0"/>
    <w:rsid w:val="00A25F99"/>
    <w:rsid w:val="00A26311"/>
    <w:rsid w:val="00A26325"/>
    <w:rsid w:val="00A2654A"/>
    <w:rsid w:val="00A267DE"/>
    <w:rsid w:val="00A27ADB"/>
    <w:rsid w:val="00A27D4A"/>
    <w:rsid w:val="00A32E70"/>
    <w:rsid w:val="00A3356C"/>
    <w:rsid w:val="00A3378D"/>
    <w:rsid w:val="00A3481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644A"/>
    <w:rsid w:val="00A56AFF"/>
    <w:rsid w:val="00A5784B"/>
    <w:rsid w:val="00A57F32"/>
    <w:rsid w:val="00A649DC"/>
    <w:rsid w:val="00A652C1"/>
    <w:rsid w:val="00A657BE"/>
    <w:rsid w:val="00A66695"/>
    <w:rsid w:val="00A66EB9"/>
    <w:rsid w:val="00A67200"/>
    <w:rsid w:val="00A701AE"/>
    <w:rsid w:val="00A704CD"/>
    <w:rsid w:val="00A71802"/>
    <w:rsid w:val="00A72A8A"/>
    <w:rsid w:val="00A7400D"/>
    <w:rsid w:val="00A74C85"/>
    <w:rsid w:val="00A75573"/>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54C2"/>
    <w:rsid w:val="00A8706F"/>
    <w:rsid w:val="00A87256"/>
    <w:rsid w:val="00A87C5F"/>
    <w:rsid w:val="00A917D2"/>
    <w:rsid w:val="00A97F46"/>
    <w:rsid w:val="00A97FD0"/>
    <w:rsid w:val="00AA0231"/>
    <w:rsid w:val="00AA09FD"/>
    <w:rsid w:val="00AA0E92"/>
    <w:rsid w:val="00AA4EC0"/>
    <w:rsid w:val="00AA5B46"/>
    <w:rsid w:val="00AA6464"/>
    <w:rsid w:val="00AA6A2C"/>
    <w:rsid w:val="00AA7E71"/>
    <w:rsid w:val="00AB0967"/>
    <w:rsid w:val="00AB1187"/>
    <w:rsid w:val="00AB2D3A"/>
    <w:rsid w:val="00AB31F8"/>
    <w:rsid w:val="00AB3625"/>
    <w:rsid w:val="00AB46D7"/>
    <w:rsid w:val="00AB6F15"/>
    <w:rsid w:val="00AB74BB"/>
    <w:rsid w:val="00AC1B2F"/>
    <w:rsid w:val="00AC1CA7"/>
    <w:rsid w:val="00AC1D42"/>
    <w:rsid w:val="00AC3D53"/>
    <w:rsid w:val="00AC5C45"/>
    <w:rsid w:val="00AC6D47"/>
    <w:rsid w:val="00AC713D"/>
    <w:rsid w:val="00AC7D87"/>
    <w:rsid w:val="00AD1104"/>
    <w:rsid w:val="00AD1490"/>
    <w:rsid w:val="00AD30E6"/>
    <w:rsid w:val="00AD4A34"/>
    <w:rsid w:val="00AD6417"/>
    <w:rsid w:val="00AD6A9B"/>
    <w:rsid w:val="00AD6F94"/>
    <w:rsid w:val="00AD7005"/>
    <w:rsid w:val="00AE18BC"/>
    <w:rsid w:val="00AE1F06"/>
    <w:rsid w:val="00AE26C4"/>
    <w:rsid w:val="00AE2B35"/>
    <w:rsid w:val="00AE34A6"/>
    <w:rsid w:val="00AE3880"/>
    <w:rsid w:val="00AE39BD"/>
    <w:rsid w:val="00AE497C"/>
    <w:rsid w:val="00AE4F8C"/>
    <w:rsid w:val="00AE5068"/>
    <w:rsid w:val="00AF0E79"/>
    <w:rsid w:val="00AF0F37"/>
    <w:rsid w:val="00AF1F1B"/>
    <w:rsid w:val="00AF26E6"/>
    <w:rsid w:val="00AF3CB6"/>
    <w:rsid w:val="00AF5A12"/>
    <w:rsid w:val="00AF633B"/>
    <w:rsid w:val="00B008DA"/>
    <w:rsid w:val="00B017A8"/>
    <w:rsid w:val="00B0180F"/>
    <w:rsid w:val="00B0482C"/>
    <w:rsid w:val="00B06F34"/>
    <w:rsid w:val="00B07270"/>
    <w:rsid w:val="00B07CC8"/>
    <w:rsid w:val="00B1005A"/>
    <w:rsid w:val="00B1052E"/>
    <w:rsid w:val="00B108CE"/>
    <w:rsid w:val="00B113F1"/>
    <w:rsid w:val="00B114D8"/>
    <w:rsid w:val="00B11503"/>
    <w:rsid w:val="00B11A47"/>
    <w:rsid w:val="00B12BCC"/>
    <w:rsid w:val="00B12E02"/>
    <w:rsid w:val="00B130D0"/>
    <w:rsid w:val="00B13D72"/>
    <w:rsid w:val="00B16348"/>
    <w:rsid w:val="00B168C5"/>
    <w:rsid w:val="00B200C5"/>
    <w:rsid w:val="00B2135A"/>
    <w:rsid w:val="00B22B59"/>
    <w:rsid w:val="00B233CB"/>
    <w:rsid w:val="00B25FDD"/>
    <w:rsid w:val="00B30189"/>
    <w:rsid w:val="00B30F46"/>
    <w:rsid w:val="00B3183C"/>
    <w:rsid w:val="00B33050"/>
    <w:rsid w:val="00B356A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378D"/>
    <w:rsid w:val="00B54158"/>
    <w:rsid w:val="00B5640B"/>
    <w:rsid w:val="00B56B30"/>
    <w:rsid w:val="00B60190"/>
    <w:rsid w:val="00B61750"/>
    <w:rsid w:val="00B61B8F"/>
    <w:rsid w:val="00B65951"/>
    <w:rsid w:val="00B65D72"/>
    <w:rsid w:val="00B6683B"/>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678F"/>
    <w:rsid w:val="00BC7329"/>
    <w:rsid w:val="00BD0882"/>
    <w:rsid w:val="00BD178F"/>
    <w:rsid w:val="00BD1989"/>
    <w:rsid w:val="00BD1F85"/>
    <w:rsid w:val="00BD248A"/>
    <w:rsid w:val="00BD2756"/>
    <w:rsid w:val="00BD2845"/>
    <w:rsid w:val="00BD3598"/>
    <w:rsid w:val="00BD4A45"/>
    <w:rsid w:val="00BD5D73"/>
    <w:rsid w:val="00BD67F8"/>
    <w:rsid w:val="00BE0939"/>
    <w:rsid w:val="00BE09BF"/>
    <w:rsid w:val="00BE1BCC"/>
    <w:rsid w:val="00BE4C37"/>
    <w:rsid w:val="00BE619C"/>
    <w:rsid w:val="00BE6569"/>
    <w:rsid w:val="00BE6B7E"/>
    <w:rsid w:val="00BE7C8C"/>
    <w:rsid w:val="00BF0030"/>
    <w:rsid w:val="00BF095B"/>
    <w:rsid w:val="00BF0A69"/>
    <w:rsid w:val="00BF13B6"/>
    <w:rsid w:val="00BF142B"/>
    <w:rsid w:val="00BF1849"/>
    <w:rsid w:val="00BF2595"/>
    <w:rsid w:val="00BF46CC"/>
    <w:rsid w:val="00BF75B5"/>
    <w:rsid w:val="00BF78D5"/>
    <w:rsid w:val="00BF7CFC"/>
    <w:rsid w:val="00C0070D"/>
    <w:rsid w:val="00C00820"/>
    <w:rsid w:val="00C0082A"/>
    <w:rsid w:val="00C01BC6"/>
    <w:rsid w:val="00C027D5"/>
    <w:rsid w:val="00C02BB8"/>
    <w:rsid w:val="00C02BD5"/>
    <w:rsid w:val="00C02E62"/>
    <w:rsid w:val="00C04C8D"/>
    <w:rsid w:val="00C05916"/>
    <w:rsid w:val="00C05D36"/>
    <w:rsid w:val="00C0711C"/>
    <w:rsid w:val="00C07470"/>
    <w:rsid w:val="00C07597"/>
    <w:rsid w:val="00C07A69"/>
    <w:rsid w:val="00C10219"/>
    <w:rsid w:val="00C10F42"/>
    <w:rsid w:val="00C121C8"/>
    <w:rsid w:val="00C13A68"/>
    <w:rsid w:val="00C14EB9"/>
    <w:rsid w:val="00C17DC7"/>
    <w:rsid w:val="00C20D57"/>
    <w:rsid w:val="00C211B6"/>
    <w:rsid w:val="00C21748"/>
    <w:rsid w:val="00C21DDA"/>
    <w:rsid w:val="00C22613"/>
    <w:rsid w:val="00C22A0D"/>
    <w:rsid w:val="00C23D50"/>
    <w:rsid w:val="00C26DDE"/>
    <w:rsid w:val="00C306F0"/>
    <w:rsid w:val="00C30F0E"/>
    <w:rsid w:val="00C31695"/>
    <w:rsid w:val="00C319E9"/>
    <w:rsid w:val="00C335B9"/>
    <w:rsid w:val="00C34035"/>
    <w:rsid w:val="00C37533"/>
    <w:rsid w:val="00C40719"/>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608B6"/>
    <w:rsid w:val="00C61505"/>
    <w:rsid w:val="00C61A4C"/>
    <w:rsid w:val="00C62D44"/>
    <w:rsid w:val="00C63010"/>
    <w:rsid w:val="00C63323"/>
    <w:rsid w:val="00C63469"/>
    <w:rsid w:val="00C6404A"/>
    <w:rsid w:val="00C64B67"/>
    <w:rsid w:val="00C670DB"/>
    <w:rsid w:val="00C67FA9"/>
    <w:rsid w:val="00C70000"/>
    <w:rsid w:val="00C710A3"/>
    <w:rsid w:val="00C716A2"/>
    <w:rsid w:val="00C71A76"/>
    <w:rsid w:val="00C722D2"/>
    <w:rsid w:val="00C73BBE"/>
    <w:rsid w:val="00C73D2A"/>
    <w:rsid w:val="00C74A0B"/>
    <w:rsid w:val="00C7599D"/>
    <w:rsid w:val="00C75BBD"/>
    <w:rsid w:val="00C76782"/>
    <w:rsid w:val="00C76B23"/>
    <w:rsid w:val="00C76FC7"/>
    <w:rsid w:val="00C77443"/>
    <w:rsid w:val="00C809F6"/>
    <w:rsid w:val="00C80A58"/>
    <w:rsid w:val="00C81D1A"/>
    <w:rsid w:val="00C835A8"/>
    <w:rsid w:val="00C83CCC"/>
    <w:rsid w:val="00C84F16"/>
    <w:rsid w:val="00C850E9"/>
    <w:rsid w:val="00C85735"/>
    <w:rsid w:val="00C85EF7"/>
    <w:rsid w:val="00C87539"/>
    <w:rsid w:val="00C922DF"/>
    <w:rsid w:val="00C93D37"/>
    <w:rsid w:val="00C94E24"/>
    <w:rsid w:val="00C9655D"/>
    <w:rsid w:val="00C97554"/>
    <w:rsid w:val="00CA0561"/>
    <w:rsid w:val="00CA149B"/>
    <w:rsid w:val="00CA1DEC"/>
    <w:rsid w:val="00CA226E"/>
    <w:rsid w:val="00CA4CC2"/>
    <w:rsid w:val="00CA5732"/>
    <w:rsid w:val="00CA65DC"/>
    <w:rsid w:val="00CA79A8"/>
    <w:rsid w:val="00CB0831"/>
    <w:rsid w:val="00CB0A68"/>
    <w:rsid w:val="00CB1279"/>
    <w:rsid w:val="00CB166E"/>
    <w:rsid w:val="00CB196A"/>
    <w:rsid w:val="00CB3C9D"/>
    <w:rsid w:val="00CB49D6"/>
    <w:rsid w:val="00CB75DC"/>
    <w:rsid w:val="00CC1072"/>
    <w:rsid w:val="00CC128E"/>
    <w:rsid w:val="00CC6BB3"/>
    <w:rsid w:val="00CD0235"/>
    <w:rsid w:val="00CD14F1"/>
    <w:rsid w:val="00CD177A"/>
    <w:rsid w:val="00CD2E0F"/>
    <w:rsid w:val="00CD3ACA"/>
    <w:rsid w:val="00CD62E5"/>
    <w:rsid w:val="00CD64E5"/>
    <w:rsid w:val="00CD6E93"/>
    <w:rsid w:val="00CE03C6"/>
    <w:rsid w:val="00CE1BE3"/>
    <w:rsid w:val="00CE2293"/>
    <w:rsid w:val="00CE26A0"/>
    <w:rsid w:val="00CE281A"/>
    <w:rsid w:val="00CE32CB"/>
    <w:rsid w:val="00CE3719"/>
    <w:rsid w:val="00CE5B6B"/>
    <w:rsid w:val="00CE5CC0"/>
    <w:rsid w:val="00CE620C"/>
    <w:rsid w:val="00CE6AC9"/>
    <w:rsid w:val="00CE721F"/>
    <w:rsid w:val="00CE7398"/>
    <w:rsid w:val="00CE73F6"/>
    <w:rsid w:val="00CF101F"/>
    <w:rsid w:val="00CF29F6"/>
    <w:rsid w:val="00CF2F5A"/>
    <w:rsid w:val="00CF322E"/>
    <w:rsid w:val="00CF5628"/>
    <w:rsid w:val="00CF5F9B"/>
    <w:rsid w:val="00CF6CBE"/>
    <w:rsid w:val="00CF6CF1"/>
    <w:rsid w:val="00CF78D8"/>
    <w:rsid w:val="00D00965"/>
    <w:rsid w:val="00D00F42"/>
    <w:rsid w:val="00D010E6"/>
    <w:rsid w:val="00D0143F"/>
    <w:rsid w:val="00D015A3"/>
    <w:rsid w:val="00D01621"/>
    <w:rsid w:val="00D02885"/>
    <w:rsid w:val="00D033D9"/>
    <w:rsid w:val="00D03971"/>
    <w:rsid w:val="00D04AC5"/>
    <w:rsid w:val="00D05386"/>
    <w:rsid w:val="00D06390"/>
    <w:rsid w:val="00D069D9"/>
    <w:rsid w:val="00D07748"/>
    <w:rsid w:val="00D079DE"/>
    <w:rsid w:val="00D102E5"/>
    <w:rsid w:val="00D12C71"/>
    <w:rsid w:val="00D1323B"/>
    <w:rsid w:val="00D133D6"/>
    <w:rsid w:val="00D1580D"/>
    <w:rsid w:val="00D17448"/>
    <w:rsid w:val="00D17DE6"/>
    <w:rsid w:val="00D21CEE"/>
    <w:rsid w:val="00D22A53"/>
    <w:rsid w:val="00D22B6E"/>
    <w:rsid w:val="00D232FE"/>
    <w:rsid w:val="00D23E4C"/>
    <w:rsid w:val="00D259D2"/>
    <w:rsid w:val="00D2676C"/>
    <w:rsid w:val="00D303F2"/>
    <w:rsid w:val="00D30AE9"/>
    <w:rsid w:val="00D32520"/>
    <w:rsid w:val="00D3323E"/>
    <w:rsid w:val="00D33371"/>
    <w:rsid w:val="00D347ED"/>
    <w:rsid w:val="00D348BE"/>
    <w:rsid w:val="00D35AE5"/>
    <w:rsid w:val="00D35FA8"/>
    <w:rsid w:val="00D3690A"/>
    <w:rsid w:val="00D36C5D"/>
    <w:rsid w:val="00D40EFD"/>
    <w:rsid w:val="00D42310"/>
    <w:rsid w:val="00D428EA"/>
    <w:rsid w:val="00D43A10"/>
    <w:rsid w:val="00D444B1"/>
    <w:rsid w:val="00D4537B"/>
    <w:rsid w:val="00D45629"/>
    <w:rsid w:val="00D45970"/>
    <w:rsid w:val="00D45975"/>
    <w:rsid w:val="00D46839"/>
    <w:rsid w:val="00D5138A"/>
    <w:rsid w:val="00D56E69"/>
    <w:rsid w:val="00D5760F"/>
    <w:rsid w:val="00D57B6A"/>
    <w:rsid w:val="00D57B7D"/>
    <w:rsid w:val="00D57FD4"/>
    <w:rsid w:val="00D6037E"/>
    <w:rsid w:val="00D63325"/>
    <w:rsid w:val="00D63B6D"/>
    <w:rsid w:val="00D64056"/>
    <w:rsid w:val="00D643EA"/>
    <w:rsid w:val="00D645C5"/>
    <w:rsid w:val="00D64F0C"/>
    <w:rsid w:val="00D66A88"/>
    <w:rsid w:val="00D67B8D"/>
    <w:rsid w:val="00D72082"/>
    <w:rsid w:val="00D7218B"/>
    <w:rsid w:val="00D7319E"/>
    <w:rsid w:val="00D75CC4"/>
    <w:rsid w:val="00D777B6"/>
    <w:rsid w:val="00D77A9F"/>
    <w:rsid w:val="00D77BDC"/>
    <w:rsid w:val="00D801BB"/>
    <w:rsid w:val="00D8168A"/>
    <w:rsid w:val="00D81F48"/>
    <w:rsid w:val="00D846B4"/>
    <w:rsid w:val="00D86930"/>
    <w:rsid w:val="00D9033C"/>
    <w:rsid w:val="00D918C0"/>
    <w:rsid w:val="00D91B37"/>
    <w:rsid w:val="00D929A9"/>
    <w:rsid w:val="00D936D4"/>
    <w:rsid w:val="00D93925"/>
    <w:rsid w:val="00D944C7"/>
    <w:rsid w:val="00D94F7F"/>
    <w:rsid w:val="00D95B89"/>
    <w:rsid w:val="00D95F1A"/>
    <w:rsid w:val="00D966E0"/>
    <w:rsid w:val="00D971A6"/>
    <w:rsid w:val="00D97C8C"/>
    <w:rsid w:val="00DA13C2"/>
    <w:rsid w:val="00DA2DC9"/>
    <w:rsid w:val="00DA41F8"/>
    <w:rsid w:val="00DA4AFA"/>
    <w:rsid w:val="00DA4B53"/>
    <w:rsid w:val="00DA6CE0"/>
    <w:rsid w:val="00DA7A06"/>
    <w:rsid w:val="00DB2280"/>
    <w:rsid w:val="00DB3C0D"/>
    <w:rsid w:val="00DB3CBE"/>
    <w:rsid w:val="00DB5E31"/>
    <w:rsid w:val="00DC0E12"/>
    <w:rsid w:val="00DC1042"/>
    <w:rsid w:val="00DC1414"/>
    <w:rsid w:val="00DC2352"/>
    <w:rsid w:val="00DC3115"/>
    <w:rsid w:val="00DC4A13"/>
    <w:rsid w:val="00DC4DFB"/>
    <w:rsid w:val="00DC5149"/>
    <w:rsid w:val="00DC6277"/>
    <w:rsid w:val="00DC6584"/>
    <w:rsid w:val="00DC68DA"/>
    <w:rsid w:val="00DC6BB4"/>
    <w:rsid w:val="00DD1734"/>
    <w:rsid w:val="00DD1BC2"/>
    <w:rsid w:val="00DD29F5"/>
    <w:rsid w:val="00DD570F"/>
    <w:rsid w:val="00DD6913"/>
    <w:rsid w:val="00DD6DAD"/>
    <w:rsid w:val="00DD7093"/>
    <w:rsid w:val="00DD73D0"/>
    <w:rsid w:val="00DE05C2"/>
    <w:rsid w:val="00DE0E84"/>
    <w:rsid w:val="00DE1FBF"/>
    <w:rsid w:val="00DE2DA8"/>
    <w:rsid w:val="00DE33CF"/>
    <w:rsid w:val="00DE3852"/>
    <w:rsid w:val="00DE607C"/>
    <w:rsid w:val="00DE6C6A"/>
    <w:rsid w:val="00DE7C28"/>
    <w:rsid w:val="00DE7F6D"/>
    <w:rsid w:val="00DF0958"/>
    <w:rsid w:val="00DF11BA"/>
    <w:rsid w:val="00DF191D"/>
    <w:rsid w:val="00DF3237"/>
    <w:rsid w:val="00DF427C"/>
    <w:rsid w:val="00DF4A76"/>
    <w:rsid w:val="00DF6174"/>
    <w:rsid w:val="00E007CB"/>
    <w:rsid w:val="00E01516"/>
    <w:rsid w:val="00E0159C"/>
    <w:rsid w:val="00E018AD"/>
    <w:rsid w:val="00E01B99"/>
    <w:rsid w:val="00E01C29"/>
    <w:rsid w:val="00E023AB"/>
    <w:rsid w:val="00E026EF"/>
    <w:rsid w:val="00E050E8"/>
    <w:rsid w:val="00E101B5"/>
    <w:rsid w:val="00E11253"/>
    <w:rsid w:val="00E114EA"/>
    <w:rsid w:val="00E12353"/>
    <w:rsid w:val="00E142D9"/>
    <w:rsid w:val="00E144E8"/>
    <w:rsid w:val="00E151DE"/>
    <w:rsid w:val="00E15314"/>
    <w:rsid w:val="00E160F1"/>
    <w:rsid w:val="00E2090F"/>
    <w:rsid w:val="00E20961"/>
    <w:rsid w:val="00E21153"/>
    <w:rsid w:val="00E21BB7"/>
    <w:rsid w:val="00E2236B"/>
    <w:rsid w:val="00E22855"/>
    <w:rsid w:val="00E243B7"/>
    <w:rsid w:val="00E257C8"/>
    <w:rsid w:val="00E258FF"/>
    <w:rsid w:val="00E30E57"/>
    <w:rsid w:val="00E31C3E"/>
    <w:rsid w:val="00E322B3"/>
    <w:rsid w:val="00E3283C"/>
    <w:rsid w:val="00E32977"/>
    <w:rsid w:val="00E335C8"/>
    <w:rsid w:val="00E3370D"/>
    <w:rsid w:val="00E33BA4"/>
    <w:rsid w:val="00E34D43"/>
    <w:rsid w:val="00E35FFD"/>
    <w:rsid w:val="00E37C82"/>
    <w:rsid w:val="00E400BA"/>
    <w:rsid w:val="00E40F39"/>
    <w:rsid w:val="00E4112E"/>
    <w:rsid w:val="00E42041"/>
    <w:rsid w:val="00E433AD"/>
    <w:rsid w:val="00E43461"/>
    <w:rsid w:val="00E44AAB"/>
    <w:rsid w:val="00E458DE"/>
    <w:rsid w:val="00E4620C"/>
    <w:rsid w:val="00E46B8B"/>
    <w:rsid w:val="00E46EE4"/>
    <w:rsid w:val="00E512B9"/>
    <w:rsid w:val="00E525CD"/>
    <w:rsid w:val="00E52BBB"/>
    <w:rsid w:val="00E542FD"/>
    <w:rsid w:val="00E577F6"/>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4B3C"/>
    <w:rsid w:val="00E74C48"/>
    <w:rsid w:val="00E75844"/>
    <w:rsid w:val="00E7652A"/>
    <w:rsid w:val="00E80726"/>
    <w:rsid w:val="00E80981"/>
    <w:rsid w:val="00E8353D"/>
    <w:rsid w:val="00E83622"/>
    <w:rsid w:val="00E84825"/>
    <w:rsid w:val="00E85108"/>
    <w:rsid w:val="00E8512F"/>
    <w:rsid w:val="00E8575C"/>
    <w:rsid w:val="00E86521"/>
    <w:rsid w:val="00E871E7"/>
    <w:rsid w:val="00E90B35"/>
    <w:rsid w:val="00E90C70"/>
    <w:rsid w:val="00E90F9D"/>
    <w:rsid w:val="00E91E57"/>
    <w:rsid w:val="00E91EB3"/>
    <w:rsid w:val="00E9350C"/>
    <w:rsid w:val="00E93BF9"/>
    <w:rsid w:val="00E93CBC"/>
    <w:rsid w:val="00E95C86"/>
    <w:rsid w:val="00E95D04"/>
    <w:rsid w:val="00E95D60"/>
    <w:rsid w:val="00E96D8C"/>
    <w:rsid w:val="00EA0F68"/>
    <w:rsid w:val="00EA0FCF"/>
    <w:rsid w:val="00EA1D16"/>
    <w:rsid w:val="00EA2A4B"/>
    <w:rsid w:val="00EA44CA"/>
    <w:rsid w:val="00EA746A"/>
    <w:rsid w:val="00EB00B7"/>
    <w:rsid w:val="00EB0321"/>
    <w:rsid w:val="00EB37A3"/>
    <w:rsid w:val="00EB3A7B"/>
    <w:rsid w:val="00EB4460"/>
    <w:rsid w:val="00EB49D8"/>
    <w:rsid w:val="00EB4BDA"/>
    <w:rsid w:val="00EB4D4D"/>
    <w:rsid w:val="00EB4DA1"/>
    <w:rsid w:val="00EB51EA"/>
    <w:rsid w:val="00EB7A60"/>
    <w:rsid w:val="00EC13A2"/>
    <w:rsid w:val="00EC360F"/>
    <w:rsid w:val="00EC4F27"/>
    <w:rsid w:val="00EC5681"/>
    <w:rsid w:val="00EC5724"/>
    <w:rsid w:val="00ED0384"/>
    <w:rsid w:val="00ED0E46"/>
    <w:rsid w:val="00ED1E25"/>
    <w:rsid w:val="00ED1F1C"/>
    <w:rsid w:val="00ED368E"/>
    <w:rsid w:val="00ED3D29"/>
    <w:rsid w:val="00ED7C0D"/>
    <w:rsid w:val="00EE038F"/>
    <w:rsid w:val="00EE0413"/>
    <w:rsid w:val="00EE1ED9"/>
    <w:rsid w:val="00EE26D4"/>
    <w:rsid w:val="00EE2806"/>
    <w:rsid w:val="00EE52AF"/>
    <w:rsid w:val="00EE7EAC"/>
    <w:rsid w:val="00EF1009"/>
    <w:rsid w:val="00EF18FB"/>
    <w:rsid w:val="00EF1EFF"/>
    <w:rsid w:val="00EF355E"/>
    <w:rsid w:val="00EF3DCA"/>
    <w:rsid w:val="00EF4075"/>
    <w:rsid w:val="00EF44F6"/>
    <w:rsid w:val="00EF55EC"/>
    <w:rsid w:val="00EF5A44"/>
    <w:rsid w:val="00F019C9"/>
    <w:rsid w:val="00F03491"/>
    <w:rsid w:val="00F04254"/>
    <w:rsid w:val="00F04DA9"/>
    <w:rsid w:val="00F058DB"/>
    <w:rsid w:val="00F05968"/>
    <w:rsid w:val="00F05AF5"/>
    <w:rsid w:val="00F05D79"/>
    <w:rsid w:val="00F07955"/>
    <w:rsid w:val="00F0795D"/>
    <w:rsid w:val="00F07E4D"/>
    <w:rsid w:val="00F10044"/>
    <w:rsid w:val="00F10391"/>
    <w:rsid w:val="00F126DD"/>
    <w:rsid w:val="00F1281B"/>
    <w:rsid w:val="00F12CD9"/>
    <w:rsid w:val="00F14F27"/>
    <w:rsid w:val="00F15BA0"/>
    <w:rsid w:val="00F16CF7"/>
    <w:rsid w:val="00F17297"/>
    <w:rsid w:val="00F17AFE"/>
    <w:rsid w:val="00F2033D"/>
    <w:rsid w:val="00F20402"/>
    <w:rsid w:val="00F20788"/>
    <w:rsid w:val="00F22D80"/>
    <w:rsid w:val="00F24CB0"/>
    <w:rsid w:val="00F24D17"/>
    <w:rsid w:val="00F24D85"/>
    <w:rsid w:val="00F2536B"/>
    <w:rsid w:val="00F25F67"/>
    <w:rsid w:val="00F26CD1"/>
    <w:rsid w:val="00F274C0"/>
    <w:rsid w:val="00F30FEA"/>
    <w:rsid w:val="00F31ACF"/>
    <w:rsid w:val="00F326A5"/>
    <w:rsid w:val="00F33FBF"/>
    <w:rsid w:val="00F4028A"/>
    <w:rsid w:val="00F40515"/>
    <w:rsid w:val="00F41179"/>
    <w:rsid w:val="00F41262"/>
    <w:rsid w:val="00F42E31"/>
    <w:rsid w:val="00F46FD3"/>
    <w:rsid w:val="00F47543"/>
    <w:rsid w:val="00F509C3"/>
    <w:rsid w:val="00F51CA4"/>
    <w:rsid w:val="00F524DD"/>
    <w:rsid w:val="00F52935"/>
    <w:rsid w:val="00F52AF9"/>
    <w:rsid w:val="00F53259"/>
    <w:rsid w:val="00F53CE2"/>
    <w:rsid w:val="00F547C8"/>
    <w:rsid w:val="00F55BB3"/>
    <w:rsid w:val="00F56A19"/>
    <w:rsid w:val="00F56E56"/>
    <w:rsid w:val="00F57B62"/>
    <w:rsid w:val="00F61E55"/>
    <w:rsid w:val="00F620E1"/>
    <w:rsid w:val="00F63DA1"/>
    <w:rsid w:val="00F647DA"/>
    <w:rsid w:val="00F64AC1"/>
    <w:rsid w:val="00F64E09"/>
    <w:rsid w:val="00F668D8"/>
    <w:rsid w:val="00F66DE9"/>
    <w:rsid w:val="00F72E4E"/>
    <w:rsid w:val="00F72F98"/>
    <w:rsid w:val="00F74F42"/>
    <w:rsid w:val="00F7664A"/>
    <w:rsid w:val="00F76F0F"/>
    <w:rsid w:val="00F77F14"/>
    <w:rsid w:val="00F8234C"/>
    <w:rsid w:val="00F82AFA"/>
    <w:rsid w:val="00F845C4"/>
    <w:rsid w:val="00F846C6"/>
    <w:rsid w:val="00F847C1"/>
    <w:rsid w:val="00F849F9"/>
    <w:rsid w:val="00F84A9D"/>
    <w:rsid w:val="00F84E9B"/>
    <w:rsid w:val="00F867EF"/>
    <w:rsid w:val="00F8725C"/>
    <w:rsid w:val="00F90684"/>
    <w:rsid w:val="00F90FC1"/>
    <w:rsid w:val="00F94104"/>
    <w:rsid w:val="00F94B35"/>
    <w:rsid w:val="00F95887"/>
    <w:rsid w:val="00F95ED4"/>
    <w:rsid w:val="00F95EDF"/>
    <w:rsid w:val="00F96D6C"/>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409C"/>
    <w:rsid w:val="00FB4873"/>
    <w:rsid w:val="00FB680B"/>
    <w:rsid w:val="00FB68F6"/>
    <w:rsid w:val="00FB6B57"/>
    <w:rsid w:val="00FB73A3"/>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3D13"/>
    <w:rsid w:val="00FD59D7"/>
    <w:rsid w:val="00FD5AE9"/>
    <w:rsid w:val="00FD6181"/>
    <w:rsid w:val="00FD78EF"/>
    <w:rsid w:val="00FE073F"/>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6937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470"/>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0970F1"/>
    <w:pPr>
      <w:keepNext/>
      <w:pageBreakBefore/>
      <w:spacing w:before="240" w:line="260" w:lineRule="exact"/>
      <w:jc w:val="both"/>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01516"/>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0970F1"/>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0970F1"/>
    <w:pPr>
      <w:tabs>
        <w:tab w:val="right" w:leader="dot" w:pos="720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Mention1">
    <w:name w:val="Mention1"/>
    <w:basedOn w:val="DefaultParagraphFont"/>
    <w:uiPriority w:val="99"/>
    <w:semiHidden/>
    <w:unhideWhenUsed/>
    <w:rsid w:val="00B1052E"/>
    <w:rPr>
      <w:color w:val="2B579A"/>
      <w:shd w:val="clear" w:color="auto" w:fill="E6E6E6"/>
    </w:rPr>
  </w:style>
  <w:style w:type="character" w:customStyle="1" w:styleId="Heading5Char">
    <w:name w:val="Heading 5 Char"/>
    <w:basedOn w:val="DefaultParagraphFont"/>
    <w:link w:val="Heading5"/>
    <w:uiPriority w:val="9"/>
    <w:rsid w:val="00E01516"/>
    <w:rPr>
      <w:rFonts w:asciiTheme="majorHAnsi" w:eastAsiaTheme="majorEastAsia" w:hAnsiTheme="majorHAnsi" w:cstheme="majorBidi"/>
      <w:color w:val="365F91" w:themeColor="accent1" w:themeShade="BF"/>
      <w:sz w:val="22"/>
      <w:szCs w:val="22"/>
    </w:rPr>
  </w:style>
  <w:style w:type="paragraph" w:styleId="Revision">
    <w:name w:val="Revision"/>
    <w:hidden/>
    <w:uiPriority w:val="99"/>
    <w:semiHidden/>
    <w:rsid w:val="00273C83"/>
    <w:rPr>
      <w:sz w:val="22"/>
      <w:szCs w:val="22"/>
    </w:rPr>
  </w:style>
  <w:style w:type="character" w:styleId="UnresolvedMention">
    <w:name w:val="Unresolved Mention"/>
    <w:basedOn w:val="DefaultParagraphFont"/>
    <w:uiPriority w:val="99"/>
    <w:semiHidden/>
    <w:unhideWhenUsed/>
    <w:rsid w:val="00D91B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1358699232">
          <w:marLeft w:val="1080"/>
          <w:marRight w:val="0"/>
          <w:marTop w:val="100"/>
          <w:marBottom w:val="0"/>
          <w:divBdr>
            <w:top w:val="none" w:sz="0" w:space="0" w:color="auto"/>
            <w:left w:val="none" w:sz="0" w:space="0" w:color="auto"/>
            <w:bottom w:val="none" w:sz="0" w:space="0" w:color="auto"/>
            <w:right w:val="none" w:sz="0" w:space="0" w:color="auto"/>
          </w:divBdr>
        </w:div>
        <w:div w:id="225998055">
          <w:marLeft w:val="180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sChild>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2056463020">
          <w:marLeft w:val="360"/>
          <w:marRight w:val="0"/>
          <w:marTop w:val="2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109128679">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689139207">
          <w:marLeft w:val="547"/>
          <w:marRight w:val="0"/>
          <w:marTop w:val="91"/>
          <w:marBottom w:val="0"/>
          <w:divBdr>
            <w:top w:val="none" w:sz="0" w:space="0" w:color="auto"/>
            <w:left w:val="none" w:sz="0" w:space="0" w:color="auto"/>
            <w:bottom w:val="none" w:sz="0" w:space="0" w:color="auto"/>
            <w:right w:val="none" w:sz="0" w:space="0" w:color="auto"/>
          </w:divBdr>
        </w:div>
        <w:div w:id="1185443737">
          <w:marLeft w:val="1166"/>
          <w:marRight w:val="0"/>
          <w:marTop w:val="72"/>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 w:id="1413233117">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header" Target="header1.xml"/><Relationship Id="rId7" Type="http://schemas.openxmlformats.org/officeDocument/2006/relationships/customXml" Target="../customXml/item7.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1.png"/><Relationship Id="rId11" Type="http://schemas.openxmlformats.org/officeDocument/2006/relationships/webSettings" Target="webSettings.xml"/><Relationship Id="rId24" Type="http://schemas.microsoft.com/office/2011/relationships/commentsExtended" Target="commentsExtended.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azure.microsoft.com/en-us/documentation/articles/sql-data-warehouse-best-practices/" TargetMode="External"/><Relationship Id="rId23" Type="http://schemas.openxmlformats.org/officeDocument/2006/relationships/comments" Target="comments.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settings" Target="settings.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yperlink" Target="mailto:saltug@microsoft.com"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eader" Target="header2.xml"/><Relationship Id="rId8" Type="http://schemas.openxmlformats.org/officeDocument/2006/relationships/numbering" Target="numbering.xml"/><Relationship Id="rId51" Type="http://schemas.openxmlformats.org/officeDocument/2006/relationships/image" Target="media/image33.png"/><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2.png"/><Relationship Id="rId25" Type="http://schemas.microsoft.com/office/2016/09/relationships/commentsIds" Target="commentsIds.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haredContentType xmlns="Microsoft.SharePoint.Taxonomy.ContentTypeSync" SourceId="e385fb40-52d4-4fae-9c5b-3e8ff8a5878e" ContentTypeId="0x0101000E4CB7077FEE4FF7AE86D4A500EEC780030016C849C62B10EB41ACA8C7EEDEF40BB2" PreviousValue="false"/>
</file>

<file path=customXml/item3.xml><?xml version="1.0" encoding="utf-8"?>
<?mso-contentType ?>
<p:Policy xmlns:p="office.server.policy" id="" local="true">
  <p:Name>SMSG KM Open Document</p:Name>
  <p:Description/>
  <p:Statement/>
  <p:PolicyItems>
    <p:PolicyItem featureId="Microsoft.Office.RecordsManagement.PolicyFeatures.Expiration" staticId="0x0101000E4CB7077FEE4FF7AE86D4A500EEC780030016C849C62B10EB41ACA8C7EEDEF40BB20099ECF64382448D48A56095091C66B1A9|-661092312" UniqueId="59640036-e5ce-4b14-a5d1-6b72c22d6e25">
      <p:Name>Retention</p:Name>
      <p:Description>Automatic scheduling of content for processing, and performing a retention action on content that has reached its due date.</p:Description>
      <p:CustomData>
        <Schedules nextStageId="2">
          <Schedule type="Default">
            <stages>
              <data stageId="1">
                <formula id="Microsoft.Office.RecordsManagement.PolicyFeatures.Expiration.Formula.BuiltIn">
                  <number>0</number>
                  <property>Expire_x0020_Review</property>
                  <propertyId>4efb7b69-53dd-4711-a372-96a7c80c7a38</propertyId>
                  <period>days</period>
                </formula>
                <action type="action" id="Microsoft.Office.RecordsManagement.PolicyFeatures.Expiration.Action.MoveToRecycleBin"/>
              </data>
            </stages>
          </Schedule>
        </Schedules>
      </p:CustomData>
    </p:PolicyItem>
  </p:PolicyItems>
</p:Policy>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5.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In this session we take a deep dive on Query Performance Tuning.
</DocumentDescription>
    <hd9637eefc984b85b6097c6374e15725 xmlns="230e9df3-be65-4c73-a93b-d1236ebd677e">
      <Terms xmlns="http://schemas.microsoft.com/office/infopath/2007/PartnerControls">
        <TermInfo xmlns="http://schemas.microsoft.com/office/infopath/2007/PartnerControls">
          <TermName xmlns="http://schemas.microsoft.com/office/infopath/2007/PartnerControls">presentations</TermName>
          <TermId xmlns="http://schemas.microsoft.com/office/infopath/2007/PartnerControls">317da5a4-398e-4c38-b265-afd519770055</TermId>
        </TermInfo>
        <TermInfo xmlns="http://schemas.microsoft.com/office/infopath/2007/PartnerControls">
          <TermName xmlns="http://schemas.microsoft.com/office/infopath/2007/PartnerControls">reference materials</TermName>
          <TermId xmlns="http://schemas.microsoft.com/office/infopath/2007/PartnerControls">52263385-1fc3-4323-8d6b-50c8f6c3c45d</TermId>
        </TermInfo>
      </Terms>
    </hd9637eefc984b85b6097c6374e15725>
    <od9986d31974458fb3007746ec0bce5f xmlns="230e9df3-be65-4c73-a93b-d1236ebd677e">
      <Terms xmlns="http://schemas.microsoft.com/office/infopath/2007/PartnerControls"/>
    </od9986d31974458fb3007746ec0bce5f>
    <k20e0dfa74bf4e44818db03027b0ccd8 xmlns="230e9df3-be65-4c73-a93b-d1236ebd677e">
      <Terms xmlns="http://schemas.microsoft.com/office/infopath/2007/PartnerControls"/>
    </k20e0dfa74bf4e44818db03027b0ccd8>
    <Owner xmlns="230e9df3-be65-4c73-a93b-d1236ebd677e">
      <UserInfo>
        <DisplayName>Kuber Sharma</DisplayName>
        <AccountId>217</AccountId>
        <AccountType/>
      </UserInfo>
    </Owner>
    <PublishDate xmlns="230E9DF3-BE65-4C73-A93B-D1236EBD677E">2017-06-07T07:00:00+00:00</PublishDate>
    <k21a64daf20d4502b2796a1c6b8ce6c8 xmlns="230e9df3-be65-4c73-a93b-d1236ebd677e">
      <Terms xmlns="http://schemas.microsoft.com/office/infopath/2007/PartnerControls"/>
    </k21a64daf20d4502b2796a1c6b8ce6c8>
    <GenericHTML1 xmlns="230e9df3-be65-4c73-a93b-d1236ebd677e" xsi:nil="true"/>
    <ConfidentialityTaxHTField0 xmlns="230e9df3-be65-4c73-a93b-d1236ebd677e">
      <Terms xmlns="http://schemas.microsoft.com/office/infopath/2007/PartnerControls">
        <TermInfo xmlns="http://schemas.microsoft.com/office/infopath/2007/PartnerControls">
          <TermName xmlns="http://schemas.microsoft.com/office/infopath/2007/PartnerControls">partner ready</TermName>
          <TermId xmlns="http://schemas.microsoft.com/office/infopath/2007/PartnerControls">207d4327-6b5f-454c-8f06-5ab2802d5700</TermId>
        </TermInfo>
      </Terms>
    </ConfidentialityTaxHTField0>
    <l3c3ea61849e4288a8acc49bb5388e8c xmlns="230e9df3-be65-4c73-a93b-d1236ebd677e">
      <Terms xmlns="http://schemas.microsoft.com/office/infopath/2007/PartnerControls">
        <TermInfo xmlns="http://schemas.microsoft.com/office/infopath/2007/PartnerControls">
          <TermName xmlns="http://schemas.microsoft.com/office/infopath/2007/PartnerControls">Cloud and Enterprise Marketing Group</TermName>
          <TermId xmlns="http://schemas.microsoft.com/office/infopath/2007/PartnerControls">4f75e184-e5aa-4234-a07f-b032d60df254</TermId>
        </TermInfo>
        <TermInfo xmlns="http://schemas.microsoft.com/office/infopath/2007/PartnerControls">
          <TermName xmlns="http://schemas.microsoft.com/office/infopath/2007/PartnerControls">SQL Server Marketing</TermName>
          <TermId xmlns="http://schemas.microsoft.com/office/infopath/2007/PartnerControls">bb7921b3-c1d8-4da4-b894-8b6075d9546d</TermId>
        </TermInfo>
      </Terms>
    </l3c3ea61849e4288a8acc49bb5388e8c>
    <Blog_x0020_Name xmlns="230e9df3-be65-4c73-a93b-d1236ebd677e" xsi:nil="true"/>
    <eb54ac91059940029a3cc8a4ff5af673 xmlns="230e9df3-be65-4c73-a93b-d1236ebd677e">
      <Terms xmlns="http://schemas.microsoft.com/office/infopath/2007/PartnerControls">
        <TermInfo xmlns="http://schemas.microsoft.com/office/infopath/2007/PartnerControls">
          <TermName xmlns="http://schemas.microsoft.com/office/infopath/2007/PartnerControls">Server and Tools Business</TermName>
          <TermId xmlns="http://schemas.microsoft.com/office/infopath/2007/PartnerControls">6783548d-8609-4f97-be4a-4ca2616905a6</TermId>
        </TermInfo>
        <TermInfo xmlns="http://schemas.microsoft.com/office/infopath/2007/PartnerControls">
          <TermName xmlns="http://schemas.microsoft.com/office/infopath/2007/PartnerControls">SQL Server Domain</TermName>
          <TermId xmlns="http://schemas.microsoft.com/office/infopath/2007/PartnerControls">0c0f1824-39dc-4b26-8c74-eff4364b812b</TermId>
        </TermInfo>
      </Terms>
    </eb54ac91059940029a3cc8a4ff5af673>
    <PublishingPageContent xmlns="http://schemas.microsoft.com/sharepoint/v3" xsi:nil="true"/>
    <ContentID xmlns="230e9df3-be65-4c73-a93b-d1236ebd677e" xsi:nil="true"/>
    <Coowner xmlns="230e9df3-be65-4c73-a93b-d1236ebd677e">
      <UserInfo>
        <DisplayName>i:0#.f|membership|v-danaja@microsoft.com</DisplayName>
        <AccountId>176</AccountId>
        <AccountType/>
      </UserInfo>
      <UserInfo>
        <DisplayName>i:0#.f|membership|v-anmarv@microsoft.com</DisplayName>
        <AccountId>45</AccountId>
        <AccountType/>
      </UserInfo>
      <UserInfo>
        <DisplayName>i:0#.f|membership|syrhee@microsoft.com</DisplayName>
        <AccountId>6465</AccountId>
        <AccountType/>
      </UserInfo>
    </Coowner>
    <ef109fd36bcf4bcd9dd945731030600b xmlns="230e9df3-be65-4c73-a93b-d1236ebd677e">
      <Terms xmlns="http://schemas.microsoft.com/office/infopath/2007/PartnerControls"/>
    </ef109fd36bcf4bcd9dd945731030600b>
    <ApplyWorkflowRules xmlns="230E9DF3-BE65-4C73-A93B-D1236EBD677E">Yes</ApplyWorkflowRules>
    <bf80e81150e248c48aa8cffdf0021a1f xmlns="230e9df3-be65-4c73-a93b-d1236ebd677e">
      <Terms xmlns="http://schemas.microsoft.com/office/infopath/2007/PartnerControls">
        <TermInfo xmlns="http://schemas.microsoft.com/office/infopath/2007/PartnerControls">
          <TermName xmlns="http://schemas.microsoft.com/office/infopath/2007/PartnerControls">Azure SQL Data Warehouse</TermName>
          <TermId xmlns="http://schemas.microsoft.com/office/infopath/2007/PartnerControls">39111a04-dfa8-4fc5-8acd-5450cc50af46</TermId>
        </TermInfo>
      </Terms>
    </bf80e81150e248c48aa8cffdf0021a1f>
    <ec5b2ad5c27b45fb8a00a1f27c7ce1ae xmlns="230e9df3-be65-4c73-a93b-d1236ebd677e">
      <Terms xmlns="http://schemas.microsoft.com/office/infopath/2007/PartnerControls"/>
    </ec5b2ad5c27b45fb8a00a1f27c7ce1ae>
    <RatingCount xmlns="http://schemas.microsoft.com/sharepoint/v3" xsi:nil="true"/>
    <m6d26e40ac264097a006193f92232ece xmlns="230e9df3-be65-4c73-a93b-d1236ebd677e">
      <Terms xmlns="http://schemas.microsoft.com/office/infopath/2007/PartnerControls"/>
    </m6d26e40ac264097a006193f92232ece>
    <b60f8d2dbb984f349d80d8196897f4d3 xmlns="230e9df3-be65-4c73-a93b-d1236ebd677e">
      <Terms xmlns="http://schemas.microsoft.com/office/infopath/2007/PartnerControls"/>
    </b60f8d2dbb984f349d80d8196897f4d3>
    <Thumbnail1 xmlns="230e9df3-be65-4c73-a93b-d1236ebd677e">
      <Url xsi:nil="true"/>
      <Description xsi:nil="true"/>
    </Thumbnail1>
    <i0d941ee1e744ffea7aeee9924c91cbb xmlns="230e9df3-be65-4c73-a93b-d1236ebd677e">
      <Terms xmlns="http://schemas.microsoft.com/office/infopath/2007/PartnerControls">
        <TermInfo xmlns="http://schemas.microsoft.com/office/infopath/2007/PartnerControls">
          <TermName xmlns="http://schemas.microsoft.com/office/infopath/2007/PartnerControls">Advanced Analytics</TermName>
          <TermId xmlns="http://schemas.microsoft.com/office/infopath/2007/PartnerControls">a794c42d-8e46-46ec-b99e-aa6f5cde33ef</TermId>
        </TermInfo>
        <TermInfo xmlns="http://schemas.microsoft.com/office/infopath/2007/PartnerControls">
          <TermName xmlns="http://schemas.microsoft.com/office/infopath/2007/PartnerControls">modern data warehouses</TermName>
          <TermId xmlns="http://schemas.microsoft.com/office/infopath/2007/PartnerControls">73a3f3c0-b1f4-4059-b3f7-d568167cd895</TermId>
        </TermInfo>
      </Terms>
    </i0d941ee1e744ffea7aeee9924c91cbb>
    <RoutingRuleDescription xmlns="http://schemas.microsoft.com/sharepoint/v3" xsi:nil="true"/>
    <PublishingExpirationDate xmlns="http://schemas.microsoft.com/sharepoint/v3" xsi:nil="true"/>
    <AverageRating xmlns="http://schemas.microsoft.com/sharepoint/v3" xsi:nil="true"/>
    <TaxKeywordTaxHTField xmlns="230e9df3-be65-4c73-a93b-d1236ebd677e">
      <Terms xmlns="http://schemas.microsoft.com/office/infopath/2007/PartnerControls">
        <TermInfo xmlns="http://schemas.microsoft.com/office/infopath/2007/PartnerControls">
          <TermName xmlns="http://schemas.microsoft.com/office/infopath/2007/PartnerControls">Big Data</TermName>
          <TermId xmlns="http://schemas.microsoft.com/office/infopath/2007/PartnerControls">b28c212a-5a28-4f57-b0eb-9ccbd6cfaaf8</TermId>
        </TermInfo>
        <TermInfo xmlns="http://schemas.microsoft.com/office/infopath/2007/PartnerControls">
          <TermName xmlns="http://schemas.microsoft.com/office/infopath/2007/PartnerControls">elastic</TermName>
          <TermId xmlns="http://schemas.microsoft.com/office/infopath/2007/PartnerControls">a28984c6-f5c2-41d6-8c08-84d97f3180bb</TermId>
        </TermInfo>
        <TermInfo xmlns="http://schemas.microsoft.com/office/infopath/2007/PartnerControls">
          <TermName xmlns="http://schemas.microsoft.com/office/infopath/2007/PartnerControls">massively parallel processing</TermName>
          <TermId xmlns="http://schemas.microsoft.com/office/infopath/2007/PartnerControls">ad934c34-747d-4767-aea2-97669d04d5fb</TermId>
        </TermInfo>
        <TermInfo xmlns="http://schemas.microsoft.com/office/infopath/2007/PartnerControls">
          <TermName xmlns="http://schemas.microsoft.com/office/infopath/2007/PartnerControls">enterprise</TermName>
          <TermId xmlns="http://schemas.microsoft.com/office/infopath/2007/PartnerControls">7be59b63-9a97-4305-8844-189a14408896</TermId>
        </TermInfo>
        <TermInfo xmlns="http://schemas.microsoft.com/office/infopath/2007/PartnerControls">
          <TermName xmlns="http://schemas.microsoft.com/office/infopath/2007/PartnerControls">scale</TermName>
          <TermId xmlns="http://schemas.microsoft.com/office/infopath/2007/PartnerControls">9b6986bd-6368-4647-bf48-67c810a2b792</TermId>
        </TermInfo>
        <TermInfo xmlns="http://schemas.microsoft.com/office/infopath/2007/PartnerControls">
          <TermName xmlns="http://schemas.microsoft.com/office/infopath/2007/PartnerControls">MPP</TermName>
          <TermId xmlns="http://schemas.microsoft.com/office/infopath/2007/PartnerControls">6d44a3fb-6170-4a13-b07a-d4bc5b248667</TermId>
        </TermInfo>
        <TermInfo xmlns="http://schemas.microsoft.com/office/infopath/2007/PartnerControls">
          <TermName xmlns="http://schemas.microsoft.com/office/infopath/2007/PartnerControls">polybase</TermName>
          <TermId xmlns="http://schemas.microsoft.com/office/infopath/2007/PartnerControls">180910b6-6e2e-4778-8de6-695f917b4872</TermId>
        </TermInfo>
        <TermInfo xmlns="http://schemas.microsoft.com/office/infopath/2007/PartnerControls">
          <TermName xmlns="http://schemas.microsoft.com/office/infopath/2007/PartnerControls">data virtualization</TermName>
          <TermId xmlns="http://schemas.microsoft.com/office/infopath/2007/PartnerControls">f69691e7-b90f-43a4-8b4c-5944e8e1485d</TermId>
        </TermInfo>
        <TermInfo xmlns="http://schemas.microsoft.com/office/infopath/2007/PartnerControls">
          <TermName xmlns="http://schemas.microsoft.com/office/infopath/2007/PartnerControls">structured</TermName>
          <TermId xmlns="http://schemas.microsoft.com/office/infopath/2007/PartnerControls">a1b4a8a4-aad3-455e-9785-52cc7c17b0f8</TermId>
        </TermInfo>
        <TermInfo xmlns="http://schemas.microsoft.com/office/infopath/2007/PartnerControls">
          <TermName xmlns="http://schemas.microsoft.com/office/infopath/2007/PartnerControls">data warehouses</TermName>
          <TermId xmlns="http://schemas.microsoft.com/office/infopath/2007/PartnerControls">ccad5dd1-874a-43ad-8c63-4956b9605c24</TermId>
        </TermInfo>
      </Terms>
    </TaxKeywordTaxHTField>
    <ReportOwner xmlns="http://schemas.microsoft.com/sharepoint/v3">
      <UserInfo>
        <DisplayName/>
        <AccountId xsi:nil="true"/>
        <AccountType/>
      </UserInfo>
    </ReportOwner>
    <i1b478372f814787abd313030b81fcb2 xmlns="230e9df3-be65-4c73-a93b-d1236ebd677e">
      <Terms xmlns="http://schemas.microsoft.com/office/infopath/2007/PartnerControls">
        <TermInfo xmlns="http://schemas.microsoft.com/office/infopath/2007/PartnerControls">
          <TermName xmlns="http://schemas.microsoft.com/office/infopath/2007/PartnerControls">TechReady</TermName>
          <TermId xmlns="http://schemas.microsoft.com/office/infopath/2007/PartnerControls">ebdf1b7d-d34f-4ccf-ac45-ca5a756d5c65</TermId>
        </TermInfo>
      </Terms>
    </i1b478372f814787abd313030b81fcb2>
    <b4224c12c78d42ea9b214de0badf8358 xmlns="230e9df3-be65-4c73-a93b-d1236ebd677e">
      <Terms xmlns="http://schemas.microsoft.com/office/infopath/2007/PartnerControls"/>
    </b4224c12c78d42ea9b214de0badf8358>
    <TaxCatchAll xmlns="230e9df3-be65-4c73-a93b-d1236ebd677e">
      <Value>277</Value>
      <Value>1809</Value>
      <Value>1808</Value>
      <Value>401</Value>
      <Value>2139</Value>
      <Value>399</Value>
      <Value>1989</Value>
      <Value>169</Value>
      <Value>62</Value>
      <Value>2133</Value>
      <Value>2132</Value>
      <Value>22</Value>
      <Value>2130</Value>
      <Value>2129</Value>
      <Value>2128</Value>
      <Value>2127</Value>
      <Value>2614</Value>
      <Value>82</Value>
      <Value>42</Value>
      <Value>1447</Value>
      <Value>188</Value>
      <Value>1370</Value>
    </TaxCatchAll>
    <mb88723863e1404388ba3733387d48df xmlns="230e9df3-be65-4c73-a93b-d1236ebd677e">
      <Terms xmlns="http://schemas.microsoft.com/office/infopath/2007/PartnerControls"/>
    </mb88723863e1404388ba3733387d48df>
    <m6c7b4717b6346e6a075a59dd47eac69 xmlns="230e9df3-be65-4c73-a93b-d1236ebd677e">
      <Terms xmlns="http://schemas.microsoft.com/office/infopath/2007/PartnerControls">
        <TermInfo xmlns="http://schemas.microsoft.com/office/infopath/2007/PartnerControls">
          <TermName xmlns="http://schemas.microsoft.com/office/infopath/2007/PartnerControls">training</TermName>
          <TermId xmlns="http://schemas.microsoft.com/office/infopath/2007/PartnerControls">398cec6a-f8c1-47b1-8ae4-159176a4df1b</TermId>
        </TermInfo>
      </Terms>
    </m6c7b4717b6346e6a075a59dd47eac69>
    <kf34bcdc8fc34e479d3f94c6210e8e27 xmlns="230e9df3-be65-4c73-a93b-d1236ebd677e">
      <Terms xmlns="http://schemas.microsoft.com/office/infopath/2007/PartnerControls"/>
    </kf34bcdc8fc34e479d3f94c6210e8e27>
    <GenericText2 xmlns="230e9df3-be65-4c73-a93b-d1236ebd677e" xsi:nil="true"/>
    <_dlc_DocId xmlns="230e9df3-be65-4c73-a93b-d1236ebd677e">G01KC-99682991-27343</_dlc_DocId>
    <_dlc_DocIdUrl xmlns="230e9df3-be65-4c73-a93b-d1236ebd677e">
      <Url>https://microsoft.sharepoint.com/sites/Infopedia_G01KC/_layouts/15/DocIdRedir.aspx?ID=G01KC-99682991-27343</Url>
      <Description>G01KC-99682991-27343</Description>
    </_dlc_DocIdUrl>
    <FolderExtensions xmlns="230e9df3-be65-4c73-a93b-d1236ebd677e" xsi:nil="true"/>
    <ga0c0bf70a6644469c61b3efa7025301 xmlns="230e9df3-be65-4c73-a93b-d1236ebd677e">
      <Terms xmlns="http://schemas.microsoft.com/office/infopath/2007/PartnerControls"/>
    </ga0c0bf70a6644469c61b3efa7025301>
    <ParentID1 xmlns="230e9df3-be65-4c73-a93b-d1236ebd677e">G01KC-1-27296</ParentID1>
    <Expire_x0020_Review xmlns="230e9df3-be65-4c73-a93b-d1236ebd677e">2018-12-31T08:00:00+00:00</Expire_x0020_Review>
    <dkll xmlns="b3bc04a5-d503-43b1-b98c-a8cf663329d9" xsi:nil="true"/>
    <Update_x0020_Expiration_x0020_Date_x0020_For_x0020_Docset xmlns="b3bc04a5-d503-43b1-b98c-a8cf663329d9">
      <Url xsi:nil="true"/>
      <Description xsi:nil="true"/>
    </Update_x0020_Expiration_x0020_Date_x0020_For_x0020_Docset>
    <_dlc_ExpireDateSaved xmlns="http://schemas.microsoft.com/sharepoint/v3" xsi:nil="true"/>
    <_dlc_ExpireDate xmlns="http://schemas.microsoft.com/sharepoint/v3">2018-12-31T08:00:00+00:00</_dlc_ExpireDate>
    <lbla xmlns="b3bc04a5-d503-43b1-b98c-a8cf663329d9">
      <UserInfo>
        <DisplayName/>
        <AccountId xsi:nil="true"/>
        <AccountType/>
      </UserInfo>
    </lbla>
  </documentManagement>
</p:properties>
</file>

<file path=customXml/item6.xml><?xml version="1.0" encoding="utf-8"?>
<ct:contentTypeSchema xmlns:ct="http://schemas.microsoft.com/office/2006/metadata/contentType" xmlns:ma="http://schemas.microsoft.com/office/2006/metadata/properties/metaAttributes" ct:_="" ma:_="" ma:contentTypeName="SMSG KM Open Document" ma:contentTypeID="0x0101000E4CB7077FEE4FF7AE86D4A500EEC780030016C849C62B10EB41ACA8C7EEDEF40BB20099ECF64382448D48A56095091C66B1A9" ma:contentTypeVersion="36" ma:contentTypeDescription="" ma:contentTypeScope="" ma:versionID="0b489177b0329d17d5d97b2f4c0e8ab3">
  <xsd:schema xmlns:xsd="http://www.w3.org/2001/XMLSchema" xmlns:xs="http://www.w3.org/2001/XMLSchema" xmlns:p="http://schemas.microsoft.com/office/2006/metadata/properties" xmlns:ns1="http://schemas.microsoft.com/sharepoint/v3" xmlns:ns2="230e9df3-be65-4c73-a93b-d1236ebd677e" xmlns:ns3="230E9DF3-BE65-4C73-A93B-D1236EBD677E" xmlns:ns4="b3bc04a5-d503-43b1-b98c-a8cf663329d9" targetNamespace="http://schemas.microsoft.com/office/2006/metadata/properties" ma:root="true" ma:fieldsID="29daeae9aaf247f1193c3bac423afd02" ns1:_="" ns2:_="" ns3:_="" ns4:_="">
    <xsd:import namespace="http://schemas.microsoft.com/sharepoint/v3"/>
    <xsd:import namespace="230e9df3-be65-4c73-a93b-d1236ebd677e"/>
    <xsd:import namespace="230E9DF3-BE65-4C73-A93B-D1236EBD677E"/>
    <xsd:import namespace="b3bc04a5-d503-43b1-b98c-a8cf663329d9"/>
    <xsd:element name="properties">
      <xsd:complexType>
        <xsd:sequence>
          <xsd:element name="documentManagement">
            <xsd:complexType>
              <xsd:all>
                <xsd:element ref="ns1:RoutingRuleDescription" minOccurs="0"/>
                <xsd:element ref="ns2:DocumentDescription" minOccurs="0"/>
                <xsd:element ref="ns2:Owner" minOccurs="0"/>
                <xsd:element ref="ns3:PublishDate" minOccurs="0"/>
                <xsd:element ref="ns2:Expire_x0020_Review" minOccurs="0"/>
                <xsd:element ref="ns1:PublishingPageContent" minOccurs="0"/>
                <xsd:element ref="ns2:Thumbnail1" minOccurs="0"/>
                <xsd:element ref="ns1:AverageRating" minOccurs="0"/>
                <xsd:element ref="ns1:RatingCount" minOccurs="0"/>
                <xsd:element ref="ns1:PublishingExpirationDate" minOccurs="0"/>
                <xsd:element ref="ns3:ApplyWorkflowRules" minOccurs="0"/>
                <xsd:element ref="ns2:ContentID" minOccurs="0"/>
                <xsd:element ref="ns2:Blog_x0020_Name" minOccurs="0"/>
                <xsd:element ref="ns2:GenericText2" minOccurs="0"/>
                <xsd:element ref="ns2:GenericHTML1" minOccurs="0"/>
                <xsd:element ref="ns2:FolderExtensions" minOccurs="0"/>
                <xsd:element ref="ns2:bf80e81150e248c48aa8cffdf0021a1f" minOccurs="0"/>
                <xsd:element ref="ns2:od9986d31974458fb3007746ec0bce5f" minOccurs="0"/>
                <xsd:element ref="ns2:k21a64daf20d4502b2796a1c6b8ce6c8" minOccurs="0"/>
                <xsd:element ref="ns2:ef109fd36bcf4bcd9dd945731030600b" minOccurs="0"/>
                <xsd:element ref="ns2:hd9637eefc984b85b6097c6374e15725" minOccurs="0"/>
                <xsd:element ref="ns2:ga0c0bf70a6644469c61b3efa7025301" minOccurs="0"/>
                <xsd:element ref="ns2:i1b478372f814787abd313030b81fcb2" minOccurs="0"/>
                <xsd:element ref="ns2:i0d941ee1e744ffea7aeee9924c91cbb" minOccurs="0"/>
                <xsd:element ref="ns2:m6d26e40ac264097a006193f92232ece" minOccurs="0"/>
                <xsd:element ref="ns2:kf34bcdc8fc34e479d3f94c6210e8e27" minOccurs="0"/>
                <xsd:element ref="ns2:mb88723863e1404388ba3733387d48df" minOccurs="0"/>
                <xsd:element ref="ns2:TaxCatchAll" minOccurs="0"/>
                <xsd:element ref="ns2:k20e0dfa74bf4e44818db03027b0ccd8" minOccurs="0"/>
                <xsd:element ref="ns2:l3c3ea61849e4288a8acc49bb5388e8c" minOccurs="0"/>
                <xsd:element ref="ns2:ec5b2ad5c27b45fb8a00a1f27c7ce1ae" minOccurs="0"/>
                <xsd:element ref="ns2:TaxCatchAllLabel" minOccurs="0"/>
                <xsd:element ref="ns2:b60f8d2dbb984f349d80d8196897f4d3" minOccurs="0"/>
                <xsd:element ref="ns2:TaxKeywordTaxHTField" minOccurs="0"/>
                <xsd:element ref="ns2:m6c7b4717b6346e6a075a59dd47eac69" minOccurs="0"/>
                <xsd:element ref="ns2:ConfidentialityTaxHTField0" minOccurs="0"/>
                <xsd:element ref="ns2:b4224c12c78d42ea9b214de0badf8358" minOccurs="0"/>
                <xsd:element ref="ns2:_dlc_DocId" minOccurs="0"/>
                <xsd:element ref="ns2:Coowner" minOccurs="0"/>
                <xsd:element ref="ns1:ReportOwner" minOccurs="0"/>
                <xsd:element ref="ns2:_dlc_DocIdUrl" minOccurs="0"/>
                <xsd:element ref="ns2:_dlc_DocIdPersistId" minOccurs="0"/>
                <xsd:element ref="ns2:eb54ac91059940029a3cc8a4ff5af673" minOccurs="0"/>
                <xsd:element ref="ns4:MediaServiceDateTaken" minOccurs="0"/>
                <xsd:element ref="ns4:MediaServiceAutoTags" minOccurs="0"/>
                <xsd:element ref="ns2:ParentID1" minOccurs="0"/>
                <xsd:element ref="ns4:dkll" minOccurs="0"/>
                <xsd:element ref="ns4:Update_x0020_Expiration_x0020_Date_x0020_For_x0020_Docset" minOccurs="0"/>
                <xsd:element ref="ns1:_dlc_Exempt" minOccurs="0"/>
                <xsd:element ref="ns1:_dlc_ExpireDateSaved" minOccurs="0"/>
                <xsd:element ref="ns1:_dlc_ExpireDate" minOccurs="0"/>
                <xsd:element ref="ns4:lbla" minOccurs="0"/>
                <xsd:element ref="ns4:MediaServiceOCR" minOccurs="0"/>
                <xsd:element ref="ns4:MediaServiceEventHashCode" minOccurs="0"/>
                <xsd:element ref="ns4: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description="" ma:hidden="true" ma:internalName="RoutingRuleDescription" ma:readOnly="false">
      <xsd:simpleType>
        <xsd:restriction base="dms:Text">
          <xsd:maxLength value="255"/>
        </xsd:restriction>
      </xsd:simpleType>
    </xsd:element>
    <xsd:element name="PublishingPageContent" ma:index="10" nillable="true" ma:displayName="Page Content" ma:description="Page Content is a site column created by the Publishing feature. It is used on the Article Page Content Type as the content of the page." ma:internalName="PublishingPageContent">
      <xsd:simpleType>
        <xsd:restriction base="dms:Unknown"/>
      </xsd:simpleType>
    </xsd:element>
    <xsd:element name="AverageRating" ma:index="14" nillable="true" ma:displayName="Rating (0-5)" ma:decimals="2" ma:description="Average value of all the ratings that have been submitted" ma:internalName="AverageRating" ma:readOnly="true">
      <xsd:simpleType>
        <xsd:restriction base="dms:Number"/>
      </xsd:simpleType>
    </xsd:element>
    <xsd:element name="RatingCount" ma:index="15" nillable="true" ma:displayName="Number of Ratings" ma:decimals="0" ma:description="Number of ratings submitted" ma:internalName="RatingCount" ma:readOnly="true">
      <xsd:simpleType>
        <xsd:restriction base="dms:Number"/>
      </xsd:simpleType>
    </xsd:element>
    <xsd:element name="PublishingExpirationDate" ma:index="18"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ReportOwner" ma:index="68" nillable="true" ma:displayName="Owner (People and Groups)" ma:description="Owner of this document" ma:hidden="true"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Exempt" ma:index="77" nillable="true" ma:displayName="Exempt from Policy" ma:description="" ma:hidden="true" ma:internalName="_dlc_Exempt" ma:readOnly="true">
      <xsd:simpleType>
        <xsd:restriction base="dms:Unknown"/>
      </xsd:simpleType>
    </xsd:element>
    <xsd:element name="_dlc_ExpireDateSaved" ma:index="78" nillable="true" ma:displayName="Original Expiration Date" ma:description="" ma:hidden="true" ma:internalName="_dlc_ExpireDateSaved" ma:readOnly="true">
      <xsd:simpleType>
        <xsd:restriction base="dms:DateTime"/>
      </xsd:simpleType>
    </xsd:element>
    <xsd:element name="_dlc_ExpireDate" ma:index="79"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Owner" ma:index="4" nillable="true" ma:displayName="Owner" ma:list="UserInfo"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pire_x0020_Review" ma:index="6" nillable="true" ma:displayName="Expiration" ma:format="DateOnly" ma:internalName="Expire_x0020_Review" ma:readOnly="false">
      <xsd:simpleType>
        <xsd:restriction base="dms:DateTime"/>
      </xsd:simpleType>
    </xsd:element>
    <xsd:element name="Thumbnail1" ma:index="11" nillable="true" ma:displayName="Thumbnail" ma:format="Hyperlink" ma:internalName="Thumbnail1"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ntentID" ma:index="20" nillable="true" ma:displayName="ContentID" ma:indexed="true" ma:internalName="ContentID" ma:readOnly="false">
      <xsd:simpleType>
        <xsd:restriction base="dms:Text">
          <xsd:maxLength value="255"/>
        </xsd:restriction>
      </xsd:simpleType>
    </xsd:element>
    <xsd:element name="Blog_x0020_Name" ma:index="21" nillable="true" ma:displayName="Blog Name" ma:description="Title of an Infopedia Blog" ma:internalName="Blog_x0020_Name">
      <xsd:simpleType>
        <xsd:restriction base="dms:Text">
          <xsd:maxLength value="255"/>
        </xsd:restriction>
      </xsd:simpleType>
    </xsd:element>
    <xsd:element name="GenericText2" ma:index="36" nillable="true" ma:displayName="GenericText2" ma:description="Generic field for future features in implementation" ma:indexed="true" ma:internalName="GenericText2">
      <xsd:simpleType>
        <xsd:restriction base="dms:Text">
          <xsd:maxLength value="255"/>
        </xsd:restriction>
      </xsd:simpleType>
    </xsd:element>
    <xsd:element name="GenericHTML1" ma:index="37" nillable="true" ma:displayName="GenericHTML1" ma:description="Generic field for future features in implementation" ma:internalName="GenericHTML1">
      <xsd:simpleType>
        <xsd:restriction base="dms:Unknown"/>
      </xsd:simpleType>
    </xsd:element>
    <xsd:element name="FolderExtensions" ma:index="38" nillable="true" ma:displayName="Folder Extensions" ma:description="On-DocSet sub folder to support inactive documents views." ma:internalName="FolderExtensions">
      <xsd:simpleType>
        <xsd:restriction base="dms:Unknown"/>
      </xsd:simpleType>
    </xsd:element>
    <xsd:element name="bf80e81150e248c48aa8cffdf0021a1f" ma:index="39" nillable="true" ma:taxonomy="true" ma:internalName="bf80e81150e248c48aa8cffdf0021a1f" ma:taxonomyFieldName="Products" ma:displayName="SMSG Products &amp; Technologies" ma:default="" ma:fieldId="{bf80e811-50e2-48c4-8aa8-cffdf0021a1f}"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od9986d31974458fb3007746ec0bce5f" ma:index="40" nillable="true" ma:taxonomy="true" ma:internalName="od9986d31974458fb3007746ec0bce5f" ma:taxonomyFieldName="Languages" ma:displayName="SMSG Languages" ma:default="" ma:fieldId="{8d9986d3-1974-458f-b300-7746ec0bce5f}"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element name="k21a64daf20d4502b2796a1c6b8ce6c8" ma:index="41" nillable="true" ma:taxonomy="true" ma:internalName="k21a64daf20d4502b2796a1c6b8ce6c8" ma:taxonomyFieldName="Industries" ma:displayName="SMSG Industries" ma:default="" ma:fieldId="{421a64da-f20d-4502-b279-6a1c6b8ce6c8}"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ef109fd36bcf4bcd9dd945731030600b" ma:index="43" nillable="true" ma:taxonomy="true" ma:internalName="ef109fd36bcf4bcd9dd945731030600b" ma:taxonomyFieldName="Region" ma:displayName="SMSG Region" ma:default="" ma:fieldId="{ef109fd3-6bcf-4bcd-9dd9-45731030600b}"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hd9637eefc984b85b6097c6374e15725" ma:index="44" nillable="true" ma:taxonomy="true" ma:internalName="hd9637eefc984b85b6097c6374e15725" ma:taxonomyFieldName="ItemType" ma:displayName="SMSG Item Type" ma:default="" ma:fieldId="{1d9637ee-fc98-4b85-b609-7c6374e15725}"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ga0c0bf70a6644469c61b3efa7025301" ma:index="45" nillable="true" ma:taxonomy="true" ma:internalName="ga0c0bf70a6644469c61b3efa7025301" ma:taxonomyFieldName="ExperienceContentType" ma:displayName="Experience Content Type" ma:default="" ma:fieldId="{0a0c0bf7-0a66-4446-9c61-b3efa7025301}" ma:sspId="e385fb40-52d4-4fae-9c5b-3e8ff8a5878e" ma:termSetId="5ebd4bde-7300-4f6f-8671-0d8e806c9260" ma:anchorId="f79c226e-0a27-41a1-99b5-91ff9ea65615" ma:open="false" ma:isKeyword="false">
      <xsd:complexType>
        <xsd:sequence>
          <xsd:element ref="pc:Terms" minOccurs="0" maxOccurs="1"/>
        </xsd:sequence>
      </xsd:complexType>
    </xsd:element>
    <xsd:element name="i1b478372f814787abd313030b81fcb2" ma:index="47" nillable="true" ma:taxonomy="true" ma:internalName="i1b478372f814787abd313030b81fcb2" ma:taxonomyFieldName="ActivitiesAndPrograms" ma:displayName="SMSG Activities &amp; Programs" ma:default="" ma:fieldId="{21b47837-2f81-4787-abd3-13030b81fcb2}"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i0d941ee1e744ffea7aeee9924c91cbb" ma:index="49" nillable="true" ma:taxonomy="true" ma:internalName="i0d941ee1e744ffea7aeee9924c91cbb" ma:taxonomyFieldName="BusinessArchitecture" ma:displayName="SMSG Business Architecture" ma:default="" ma:fieldId="{20d941ee-1e74-4ffe-a7ae-ee9924c91cbb}"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m6d26e40ac264097a006193f92232ece" ma:index="50" nillable="true" ma:taxonomy="true" ma:internalName="m6d26e40ac264097a006193f92232ece" ma:taxonomyFieldName="TechnicalLevel" ma:displayName="Technical Level" ma:default="" ma:fieldId="{66d26e40-ac26-4097-a006-193f92232ece}" ma:sspId="e385fb40-52d4-4fae-9c5b-3e8ff8a5878e" ma:termSetId="7123edbd-7265-47b9-9049-04e46d245d8e" ma:anchorId="3c636e1e-6390-429f-a144-68438d32bffe" ma:open="false" ma:isKeyword="false">
      <xsd:complexType>
        <xsd:sequence>
          <xsd:element ref="pc:Terms" minOccurs="0" maxOccurs="1"/>
        </xsd:sequence>
      </xsd:complexType>
    </xsd:element>
    <xsd:element name="kf34bcdc8fc34e479d3f94c6210e8e27" ma:index="51" nillable="true" ma:taxonomy="true" ma:internalName="kf34bcdc8fc34e479d3f94c6210e8e27" ma:taxonomyFieldName="Competitors" ma:displayName="SMSG Competition" ma:default="" ma:fieldId="{4f34bcdc-8fc3-4e47-9d3f-94c6210e8e27}"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mb88723863e1404388ba3733387d48df" ma:index="53" nillable="true" ma:taxonomy="true" ma:internalName="mb88723863e1404388ba3733387d48df" ma:taxonomyFieldName="Audiences" ma:displayName="SMSG Customer Audiences" ma:default="" ma:fieldId="{6b887238-63e1-4043-88ba-3733387d48df}"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TaxCatchAll" ma:index="54" nillable="true" ma:displayName="Taxonomy Catch All Column" ma:description="" ma:hidden="true" ma:list="{8e3d5b1f-74bf-4cd5-90f8-860d03c4e4d4}" ma:internalName="TaxCatchAll" ma:showField="CatchAllData"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k20e0dfa74bf4e44818db03027b0ccd8" ma:index="55" nillable="true" ma:taxonomy="true" ma:internalName="k20e0dfa74bf4e44818db03027b0ccd8" ma:taxonomyFieldName="Segments" ma:displayName="SMSG Customer Segments" ma:default="" ma:fieldId="{420e0dfa-74bf-4e44-818d-b03027b0ccd8}"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l3c3ea61849e4288a8acc49bb5388e8c" ma:index="57" nillable="true" ma:taxonomy="true" ma:internalName="l3c3ea61849e4288a8acc49bb5388e8c" ma:taxonomyFieldName="Groups" ma:displayName="SMSG Groups" ma:default="" ma:fieldId="{53c3ea61-849e-4288-a8ac-c49bb5388e8c}"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ec5b2ad5c27b45fb8a00a1f27c7ce1ae" ma:index="59" nillable="true" ma:taxonomy="true" ma:internalName="ec5b2ad5c27b45fb8a00a1f27c7ce1ae" ma:taxonomyFieldName="Partners" ma:displayName="SMSG Partners" ma:default="" ma:fieldId="{ec5b2ad5-c27b-45fb-8a00-a1f27c7ce1ae}"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TaxCatchAllLabel" ma:index="60" nillable="true" ma:displayName="Taxonomy Catch All Column1" ma:description="" ma:hidden="true" ma:list="{8e3d5b1f-74bf-4cd5-90f8-860d03c4e4d4}" ma:internalName="TaxCatchAllLabel" ma:readOnly="true" ma:showField="CatchAllDataLabel"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b60f8d2dbb984f349d80d8196897f4d3" ma:index="61" nillable="true" ma:taxonomy="true" ma:internalName="b60f8d2dbb984f349d80d8196897f4d3" ma:taxonomyFieldName="Roles" ma:displayName="SMSG Roles" ma:default="" ma:fieldId="{b60f8d2d-bb98-4f34-9d80-d8196897f4d3}"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TaxKeywordTaxHTField" ma:index="62" nillable="true" ma:taxonomy="true" ma:internalName="TaxKeywordTaxHTField" ma:taxonomyFieldName="TaxKeyword" ma:displayName="Enterprise Keywords" ma:readOnly="false"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m6c7b4717b6346e6a075a59dd47eac69" ma:index="63" nillable="true" ma:taxonomy="true" ma:internalName="m6c7b4717b6346e6a075a59dd47eac69" ma:taxonomyFieldName="Topics" ma:displayName="SMSG Topics" ma:default="" ma:fieldId="{66c7b471-7b63-46e6-a075-a59dd47eac69}"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ConfidentialityTaxHTField0" ma:index="64" ma:taxonomy="true" ma:internalName="ConfidentialityTaxHTField0" ma:taxonomyFieldName="Confidentiality" ma:displayName="Maximum Reach" ma:default="5;#internal users|461efa83-0283-486a-a8d5-943328f3693f" ma:fieldId="{840a9f3c-1e14-4c21-9dbf-5637765665db}"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b4224c12c78d42ea9b214de0badf8358" ma:index="65" nillable="true" ma:taxonomy="true" ma:internalName="b4224c12c78d42ea9b214de0badf8358" ma:taxonomyFieldName="EnterpriseDomainTags" ma:displayName="EnterpriseDomainTags" ma:default="" ma:fieldId="{b4224c12-c78d-42ea-9b21-4de0badf8358}" ma:taxonomyMulti="true" ma:sspId="e385fb40-52d4-4fae-9c5b-3e8ff8a5878e" ma:termSetId="d039009f-2da8-468b-bf5e-ff4693a9f72f" ma:anchorId="00000000-0000-0000-0000-000000000000" ma:open="false" ma:isKeyword="false">
      <xsd:complexType>
        <xsd:sequence>
          <xsd:element ref="pc:Terms" minOccurs="0" maxOccurs="1"/>
        </xsd:sequence>
      </xsd:complexType>
    </xsd:element>
    <xsd:element name="_dlc_DocId" ma:index="66" nillable="true" ma:displayName="Document ID Value" ma:description="The value of the document ID assigned to this item." ma:indexed="true" ma:internalName="_dlc_DocId" ma:readOnly="true">
      <xsd:simpleType>
        <xsd:restriction base="dms:Text"/>
      </xsd:simpleType>
    </xsd:element>
    <xsd:element name="Coowner" ma:index="67" nillable="true" ma:displayName="Co-owner" ma:list="UserInfo" ma:SearchPeopleOnly="false" ma:SharePointGroup="0" ma:internalName="Coowner"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Url" ma:index="6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0" nillable="true" ma:displayName="Persist ID" ma:description="Keep ID on add." ma:hidden="true" ma:internalName="_dlc_DocIdPersistId" ma:readOnly="true">
      <xsd:simpleType>
        <xsd:restriction base="dms:Boolean"/>
      </xsd:simpleType>
    </xsd:element>
    <xsd:element name="eb54ac91059940029a3cc8a4ff5af673" ma:index="71" nillable="true" ma:taxonomy="true" ma:internalName="eb54ac91059940029a3cc8a4ff5af673" ma:taxonomyFieldName="SMSGDomain" ma:displayName="SMSG Domain" ma:default="" ma:fieldId="{eb54ac91-0599-4002-9a3c-c8a4ff5af673}"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ParentID1" ma:index="74" nillable="true" ma:displayName="ParentID" ma:description="Used to maintain the parent-child relationship within Document Set and Documents" ma:indexed="true" ma:internalName="ParentID1">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PublishDate" ma:index="5" nillable="true" ma:displayName="PublishDate" ma:description="Used in Blog Posts, this date is used to specify the Blog Article Date." ma:format="DateOnly" ma:internalName="PublishDate">
      <xsd:simpleType>
        <xsd:restriction base="dms:DateTime"/>
      </xsd:simpleType>
    </xsd:element>
    <xsd:element name="ApplyWorkflowRules" ma:index="19" nillable="true" ma:displayName="ApplyWorkflowRules" ma:default="Yes" ma:description="This columns is used to help to apply the workflow rules on Document Sets / Documents. by Default the Value is Yes" ma:format="Dropdown" ma:internalName="ApplyWorkflowRules" ma:readOnly="false">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b3bc04a5-d503-43b1-b98c-a8cf663329d9" elementFormDefault="qualified">
    <xsd:import namespace="http://schemas.microsoft.com/office/2006/documentManagement/types"/>
    <xsd:import namespace="http://schemas.microsoft.com/office/infopath/2007/PartnerControls"/>
    <xsd:element name="MediaServiceDateTaken" ma:index="72" nillable="true" ma:displayName="MediaServiceDateTaken" ma:description="" ma:hidden="true" ma:internalName="MediaServiceDateTaken" ma:readOnly="true">
      <xsd:simpleType>
        <xsd:restriction base="dms:Text"/>
      </xsd:simpleType>
    </xsd:element>
    <xsd:element name="MediaServiceAutoTags" ma:index="73" nillable="true" ma:displayName="MediaServiceAutoTags" ma:description="" ma:internalName="MediaServiceAutoTags" ma:readOnly="true">
      <xsd:simpleType>
        <xsd:restriction base="dms:Text"/>
      </xsd:simpleType>
    </xsd:element>
    <xsd:element name="dkll" ma:index="75" nillable="true" ma:displayName="SMSG Topics" ma:internalName="dkll">
      <xsd:simpleType>
        <xsd:restriction base="dms:Text"/>
      </xsd:simpleType>
    </xsd:element>
    <xsd:element name="Update_x0020_Expiration_x0020_Date_x0020_For_x0020_Docset" ma:index="76" nillable="true" ma:displayName="Update Expiration Date For Docset" ma:internalName="Update_x0020_Expiration_x0020_Date_x0020_For_x0020_Docset">
      <xsd:complexType>
        <xsd:complexContent>
          <xsd:extension base="dms:URL">
            <xsd:sequence>
              <xsd:element name="Url" type="dms:ValidUrl" minOccurs="0" nillable="true"/>
              <xsd:element name="Description" type="xsd:string" nillable="true"/>
            </xsd:sequence>
          </xsd:extension>
        </xsd:complexContent>
      </xsd:complexType>
    </xsd:element>
    <xsd:element name="lbla" ma:index="80" nillable="true" ma:displayName="Person or Group" ma:list="UserInfo" ma:internalName="lbla">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CR" ma:index="81" nillable="true" ma:displayName="MediaServiceOCR" ma:internalName="MediaServiceOCR" ma:readOnly="true">
      <xsd:simpleType>
        <xsd:restriction base="dms:Note">
          <xsd:maxLength value="255"/>
        </xsd:restriction>
      </xsd:simpleType>
    </xsd:element>
    <xsd:element name="MediaServiceEventHashCode" ma:index="82" nillable="true" ma:displayName="MediaServiceEventHashCode" ma:hidden="true" ma:internalName="MediaServiceEventHashCode" ma:readOnly="true">
      <xsd:simpleType>
        <xsd:restriction base="dms:Text"/>
      </xsd:simpleType>
    </xsd:element>
    <xsd:element name="MediaServiceGenerationTime" ma:index="83"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CAA52E-5F78-4057-9512-71E88D3DBD3E}">
  <ds:schemaRefs>
    <ds:schemaRef ds:uri="http://schemas.microsoft.com/sharepoint/v3/contenttype/forms"/>
  </ds:schemaRefs>
</ds:datastoreItem>
</file>

<file path=customXml/itemProps2.xml><?xml version="1.0" encoding="utf-8"?>
<ds:datastoreItem xmlns:ds="http://schemas.openxmlformats.org/officeDocument/2006/customXml" ds:itemID="{EDABB8B8-8382-4B57-8A23-817385BD850B}">
  <ds:schemaRefs>
    <ds:schemaRef ds:uri="Microsoft.SharePoint.Taxonomy.ContentTypeSync"/>
  </ds:schemaRefs>
</ds:datastoreItem>
</file>

<file path=customXml/itemProps3.xml><?xml version="1.0" encoding="utf-8"?>
<ds:datastoreItem xmlns:ds="http://schemas.openxmlformats.org/officeDocument/2006/customXml" ds:itemID="{4AD1D796-670E-4CAE-AA9E-695B91149E1A}">
  <ds:schemaRefs>
    <ds:schemaRef ds:uri="office.server.policy"/>
  </ds:schemaRefs>
</ds:datastoreItem>
</file>

<file path=customXml/itemProps4.xml><?xml version="1.0" encoding="utf-8"?>
<ds:datastoreItem xmlns:ds="http://schemas.openxmlformats.org/officeDocument/2006/customXml" ds:itemID="{C1660DF2-4176-4A9F-913B-FFE59DA1E390}">
  <ds:schemaRefs>
    <ds:schemaRef ds:uri="http://schemas.microsoft.com/sharepoint/events"/>
  </ds:schemaRefs>
</ds:datastoreItem>
</file>

<file path=customXml/itemProps5.xml><?xml version="1.0" encoding="utf-8"?>
<ds:datastoreItem xmlns:ds="http://schemas.openxmlformats.org/officeDocument/2006/customXml" ds:itemID="{662C8188-612A-47F0-880A-1E4D9F5ADDEE}">
  <ds:schemaRefs>
    <ds:schemaRef ds:uri="http://schemas.microsoft.com/office/2006/metadata/properties"/>
    <ds:schemaRef ds:uri="http://schemas.microsoft.com/office/infopath/2007/PartnerControls"/>
    <ds:schemaRef ds:uri="230e9df3-be65-4c73-a93b-d1236ebd677e"/>
    <ds:schemaRef ds:uri="230E9DF3-BE65-4C73-A93B-D1236EBD677E"/>
    <ds:schemaRef ds:uri="http://schemas.microsoft.com/sharepoint/v3"/>
    <ds:schemaRef ds:uri="b3bc04a5-d503-43b1-b98c-a8cf663329d9"/>
  </ds:schemaRefs>
</ds:datastoreItem>
</file>

<file path=customXml/itemProps6.xml><?xml version="1.0" encoding="utf-8"?>
<ds:datastoreItem xmlns:ds="http://schemas.openxmlformats.org/officeDocument/2006/customXml" ds:itemID="{936FB2D5-7BF1-4AD5-A1B8-2A731AD82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30e9df3-be65-4c73-a93b-d1236ebd677e"/>
    <ds:schemaRef ds:uri="230E9DF3-BE65-4C73-A93B-D1236EBD677E"/>
    <ds:schemaRef ds:uri="b3bc04a5-d503-43b1-b98c-a8cf663329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08986225-6A69-497D-B371-02D13C89C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3227</Words>
  <Characters>18394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Query Performance Tuning</vt:lpstr>
    </vt:vector>
  </TitlesOfParts>
  <Company/>
  <LinksUpToDate>false</LinksUpToDate>
  <CharactersWithSpaces>21578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Query Performance Tuning</dc:title>
  <dc:creator/>
  <cp:keywords>MPP; Big Data; scale; polybase; massively parallel processing; data virtualization; enterprise; structured; data warehouses; elastic</cp:keywords>
  <cp:lastModifiedBy/>
  <cp:revision>1</cp:revision>
  <dcterms:created xsi:type="dcterms:W3CDTF">2018-10-17T17:31:00Z</dcterms:created>
  <dcterms:modified xsi:type="dcterms:W3CDTF">2019-03-25T18:30:00Z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0x0101000E4CB7077FEE4FF7AE86D4A500EEC780030016C849C62B10EB41ACA8C7EEDEF40BB20099ECF64382448D48A56095091C66B1A9</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SetBy">
    <vt:lpwstr>anvang@microsoft.com</vt:lpwstr>
  </property>
  <property fmtid="{D5CDD505-2E9C-101B-9397-08002B2CF9AE}" pid="7" name="MSIP_Label_f42aa342-8706-4288-bd11-ebb85995028c_SetDate">
    <vt:lpwstr>2017-05-10T16:03:02.6825369-07:00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y fmtid="{D5CDD505-2E9C-101B-9397-08002B2CF9AE}" pid="12" name="ParentID1">
    <vt:lpwstr>G01KC-1-27296</vt:lpwstr>
  </property>
  <property fmtid="{D5CDD505-2E9C-101B-9397-08002B2CF9AE}" pid="13" name="FolderExtensions">
    <vt:lpwstr/>
  </property>
  <property fmtid="{D5CDD505-2E9C-101B-9397-08002B2CF9AE}" pid="14" name="_dlc_policyId">
    <vt:lpwstr>0x0101000E4CB7077FEE4FF7AE86D4A500EEC780030016C849C62B10EB41ACA8C7EEDEF40BB20099ECF64382448D48A56095091C66B1A9|-661092312</vt:lpwstr>
  </property>
  <property fmtid="{D5CDD505-2E9C-101B-9397-08002B2CF9AE}" pid="15" name="ItemRetentionFormula">
    <vt:lpwstr>&lt;formula id="Microsoft.Office.RecordsManagement.PolicyFeatures.Expiration.Formula.BuiltIn"&gt;&lt;number&gt;0&lt;/number&gt;&lt;property&gt;Expire_x005f_x0020_Review&lt;/property&gt;&lt;propertyId&gt;4efb7b69-53dd-4711-a372-96a7c80c7a38&lt;/propertyId&gt;&lt;period&gt;days&lt;/period&gt;&lt;/formula&gt;</vt:lpwstr>
  </property>
  <property fmtid="{D5CDD505-2E9C-101B-9397-08002B2CF9AE}" pid="16" name="_dlc_DocIdItemGuid">
    <vt:lpwstr>0c5058b5-f098-4803-8557-ed98ff370049</vt:lpwstr>
  </property>
  <property fmtid="{D5CDD505-2E9C-101B-9397-08002B2CF9AE}" pid="17" name="of67e5d4b76f4a9db8769983fda9cec0">
    <vt:lpwstr/>
  </property>
  <property fmtid="{D5CDD505-2E9C-101B-9397-08002B2CF9AE}" pid="18" name="TaxKeyword">
    <vt:lpwstr>2139;#Big Data|b28c212a-5a28-4f57-b0eb-9ccbd6cfaaf8;#1809;#elastic|a28984c6-f5c2-41d6-8c08-84d97f3180bb;#2133;#massively parallel processing|ad934c34-747d-4767-aea2-97669d04d5fb;#2132;#enterprise|7be59b63-9a97-4305-8844-189a14408896;#1808;#scale|9b6986bd-</vt:lpwstr>
  </property>
  <property fmtid="{D5CDD505-2E9C-101B-9397-08002B2CF9AE}" pid="19" name="NewsType">
    <vt:lpwstr/>
  </property>
  <property fmtid="{D5CDD505-2E9C-101B-9397-08002B2CF9AE}" pid="20" name="Region">
    <vt:lpwstr/>
  </property>
  <property fmtid="{D5CDD505-2E9C-101B-9397-08002B2CF9AE}" pid="21" name="ItemType">
    <vt:lpwstr>169;#presentations|317da5a4-398e-4c38-b265-afd519770055;#188;#reference materials|52263385-1fc3-4323-8d6b-50c8f6c3c45d</vt:lpwstr>
  </property>
  <property fmtid="{D5CDD505-2E9C-101B-9397-08002B2CF9AE}" pid="22" name="Confidentiality">
    <vt:lpwstr>62;#partner ready|207d4327-6b5f-454c-8f06-5ab2802d5700</vt:lpwstr>
  </property>
  <property fmtid="{D5CDD505-2E9C-101B-9397-08002B2CF9AE}" pid="23" name="ga0c0bf70a6644469c61b3efa7025301">
    <vt:lpwstr/>
  </property>
  <property fmtid="{D5CDD505-2E9C-101B-9397-08002B2CF9AE}" pid="24" name="Industries">
    <vt:lpwstr/>
  </property>
  <property fmtid="{D5CDD505-2E9C-101B-9397-08002B2CF9AE}" pid="25" name="MSProducts">
    <vt:lpwstr/>
  </property>
  <property fmtid="{D5CDD505-2E9C-101B-9397-08002B2CF9AE}" pid="26" name="Competitors">
    <vt:lpwstr/>
  </property>
  <property fmtid="{D5CDD505-2E9C-101B-9397-08002B2CF9AE}" pid="27" name="SMSGDomain">
    <vt:lpwstr>22;#Server and Tools Business|6783548d-8609-4f97-be4a-4ca2616905a6;#82;#SQL Server Domain|0c0f1824-39dc-4b26-8c74-eff4364b812b</vt:lpwstr>
  </property>
  <property fmtid="{D5CDD505-2E9C-101B-9397-08002B2CF9AE}" pid="28" name="ExperienceContentType">
    <vt:lpwstr/>
  </property>
  <property fmtid="{D5CDD505-2E9C-101B-9397-08002B2CF9AE}" pid="29" name="BusinessArchitecture">
    <vt:lpwstr>1370;#Advanced Analytics|a794c42d-8e46-46ec-b99e-aa6f5cde33ef;#401;#modern data warehouses|73a3f3c0-b1f4-4059-b3f7-d568167cd895</vt:lpwstr>
  </property>
  <property fmtid="{D5CDD505-2E9C-101B-9397-08002B2CF9AE}" pid="30" name="Products">
    <vt:lpwstr>2614;#Azure SQL Data Warehouse|39111a04-dfa8-4fc5-8acd-5450cc50af46</vt:lpwstr>
  </property>
  <property fmtid="{D5CDD505-2E9C-101B-9397-08002B2CF9AE}" pid="31" name="l6f004f21209409da86a713c0f24627d">
    <vt:lpwstr/>
  </property>
  <property fmtid="{D5CDD505-2E9C-101B-9397-08002B2CF9AE}" pid="32" name="Topics">
    <vt:lpwstr>277;#training|398cec6a-f8c1-47b1-8ae4-159176a4df1b</vt:lpwstr>
  </property>
  <property fmtid="{D5CDD505-2E9C-101B-9397-08002B2CF9AE}" pid="33" name="Groups">
    <vt:lpwstr>42;#Cloud and Enterprise Marketing Group|4f75e184-e5aa-4234-a07f-b032d60df254;#399;#SQL Server Marketing|bb7921b3-c1d8-4da4-b894-8b6075d9546d</vt:lpwstr>
  </property>
  <property fmtid="{D5CDD505-2E9C-101B-9397-08002B2CF9AE}" pid="34" name="MSProductsTaxHTField0">
    <vt:lpwstr/>
  </property>
  <property fmtid="{D5CDD505-2E9C-101B-9397-08002B2CF9AE}" pid="35" name="Languages">
    <vt:lpwstr/>
  </property>
  <property fmtid="{D5CDD505-2E9C-101B-9397-08002B2CF9AE}" pid="36" name="e8080b0481964c759b2c36ae49591b31">
    <vt:lpwstr/>
  </property>
  <property fmtid="{D5CDD505-2E9C-101B-9397-08002B2CF9AE}" pid="37" name="TechnicalLevel">
    <vt:lpwstr/>
  </property>
  <property fmtid="{D5CDD505-2E9C-101B-9397-08002B2CF9AE}" pid="38" name="Audiences">
    <vt:lpwstr/>
  </property>
  <property fmtid="{D5CDD505-2E9C-101B-9397-08002B2CF9AE}" pid="39" name="ldac8aee9d1f469e8cd8c3f8d6a615f2">
    <vt:lpwstr/>
  </property>
  <property fmtid="{D5CDD505-2E9C-101B-9397-08002B2CF9AE}" pid="40" name="EmployeeRole">
    <vt:lpwstr/>
  </property>
  <property fmtid="{D5CDD505-2E9C-101B-9397-08002B2CF9AE}" pid="41" name="NewsTopic">
    <vt:lpwstr/>
  </property>
  <property fmtid="{D5CDD505-2E9C-101B-9397-08002B2CF9AE}" pid="42" name="Roles">
    <vt:lpwstr/>
  </property>
  <property fmtid="{D5CDD505-2E9C-101B-9397-08002B2CF9AE}" pid="43" name="NewsSource">
    <vt:lpwstr/>
  </property>
  <property fmtid="{D5CDD505-2E9C-101B-9397-08002B2CF9AE}" pid="44" name="SMSGTags">
    <vt:lpwstr/>
  </property>
  <property fmtid="{D5CDD505-2E9C-101B-9397-08002B2CF9AE}" pid="45" name="MSPhysicalGeography">
    <vt:lpwstr/>
  </property>
  <property fmtid="{D5CDD505-2E9C-101B-9397-08002B2CF9AE}" pid="46" name="EnterpriseDomainTags">
    <vt:lpwstr/>
  </property>
  <property fmtid="{D5CDD505-2E9C-101B-9397-08002B2CF9AE}" pid="47" name="j3562c58ee414e028925bc902cfc01a1">
    <vt:lpwstr/>
  </property>
  <property fmtid="{D5CDD505-2E9C-101B-9397-08002B2CF9AE}" pid="48" name="Segments">
    <vt:lpwstr/>
  </property>
  <property fmtid="{D5CDD505-2E9C-101B-9397-08002B2CF9AE}" pid="49" name="Partners">
    <vt:lpwstr/>
  </property>
  <property fmtid="{D5CDD505-2E9C-101B-9397-08002B2CF9AE}" pid="50" name="ActivitiesAndPrograms">
    <vt:lpwstr>1447;#TechReady|ebdf1b7d-d34f-4ccf-ac45-ca5a756d5c65</vt:lpwstr>
  </property>
  <property fmtid="{D5CDD505-2E9C-101B-9397-08002B2CF9AE}" pid="51" name="la4444b61d19467597d63190b69ac227">
    <vt:lpwstr/>
  </property>
  <property fmtid="{D5CDD505-2E9C-101B-9397-08002B2CF9AE}" pid="52" name="Update Parent Child Relation(1)0">
    <vt:lpwstr>, </vt:lpwstr>
  </property>
  <property fmtid="{D5CDD505-2E9C-101B-9397-08002B2CF9AE}" pid="53" name="ODSWF1">
    <vt:lpwstr>, </vt:lpwstr>
  </property>
  <property fmtid="{D5CDD505-2E9C-101B-9397-08002B2CF9AE}" pid="54" name="ODSWF(1)0">
    <vt:lpwstr>, </vt:lpwstr>
  </property>
  <property fmtid="{D5CDD505-2E9C-101B-9397-08002B2CF9AE}" pid="55" name="Update Parent Child Relation(1)1">
    <vt:lpwstr>, </vt:lpwstr>
  </property>
  <property fmtid="{D5CDD505-2E9C-101B-9397-08002B2CF9AE}" pid="56" name="ODSWF2">
    <vt:lpwstr>, </vt:lpwstr>
  </property>
  <property fmtid="{D5CDD505-2E9C-101B-9397-08002B2CF9AE}" pid="57" name="ODSWF(1)1">
    <vt:lpwstr>, </vt:lpwstr>
  </property>
  <property fmtid="{D5CDD505-2E9C-101B-9397-08002B2CF9AE}" pid="58" name="ODSWF2(1)">
    <vt:lpwstr>, </vt:lpwstr>
  </property>
  <property fmtid="{D5CDD505-2E9C-101B-9397-08002B2CF9AE}" pid="59" name="ODSWF2(1)0">
    <vt:lpwstr>, </vt:lpwstr>
  </property>
  <property fmtid="{D5CDD505-2E9C-101B-9397-08002B2CF9AE}" pid="60" name="ODSWF(1)">
    <vt:lpwstr>, </vt:lpwstr>
  </property>
  <property fmtid="{D5CDD505-2E9C-101B-9397-08002B2CF9AE}" pid="61" name="_docset_NoMedatataSyncRequired">
    <vt:lpwstr>False</vt:lpwstr>
  </property>
</Properties>
</file>